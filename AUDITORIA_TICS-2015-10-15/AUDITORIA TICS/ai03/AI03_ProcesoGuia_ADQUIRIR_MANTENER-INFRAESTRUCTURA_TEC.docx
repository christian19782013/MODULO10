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27A" w:rsidRPr="00B17031" w:rsidRDefault="00AF259C" w:rsidP="000972B7">
      <w:pPr>
        <w:pStyle w:val="Sinespaciado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jc w:val="center"/>
        <w:rPr>
          <w:rFonts w:ascii="Arial" w:hAnsi="Arial" w:cs="Arial"/>
          <w:lang w:val="es-MX"/>
        </w:rPr>
      </w:pPr>
      <w:bookmarkStart w:id="0" w:name="_Toc229376578"/>
      <w:ins w:id="1" w:author="Fernando Tapia" w:date="2014-03-06T10:45:00Z">
        <w:r>
          <w:rPr>
            <w:rFonts w:ascii="Arial" w:hAnsi="Arial" w:cs="Arial"/>
            <w:lang w:val="es-MX"/>
          </w:rPr>
          <w:t>.</w:t>
        </w:r>
      </w:ins>
    </w:p>
    <w:p w:rsidR="00504650" w:rsidRPr="00B17031" w:rsidRDefault="00504650" w:rsidP="000972B7">
      <w:pPr>
        <w:pStyle w:val="Sinespaciado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jc w:val="center"/>
        <w:rPr>
          <w:rFonts w:ascii="Arial" w:hAnsi="Arial" w:cs="Arial"/>
          <w:lang w:val="es-MX"/>
        </w:rPr>
      </w:pPr>
    </w:p>
    <w:p w:rsidR="000275DF" w:rsidRPr="00B17031" w:rsidRDefault="000275DF" w:rsidP="000972B7">
      <w:pPr>
        <w:pStyle w:val="TtulodeTDC"/>
        <w:numPr>
          <w:ilvl w:val="0"/>
          <w:numId w:val="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jc w:val="center"/>
        <w:rPr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3E0DD7" w:rsidRPr="00B17031" w:rsidRDefault="003E0DD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Pr="00B17031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ins w:id="2" w:author="Fernando Tapia" w:date="2014-03-21T14:20:00Z"/>
          <w:rFonts w:ascii="Arial" w:hAnsi="Arial" w:cs="Arial"/>
          <w:lang w:val="es-ES"/>
        </w:rPr>
      </w:pPr>
    </w:p>
    <w:p w:rsidR="00CC56DC" w:rsidRPr="00B17031" w:rsidRDefault="00CC56DC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Pr="00B17031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Pr="00B17031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Pr="00B17031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Pr="00B17031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Pr="00B17031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3E0DD7" w:rsidRPr="00B17031" w:rsidRDefault="003E0DD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D1353B" w:rsidRPr="00B17031" w:rsidRDefault="00D1353B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2B0F37" w:rsidRPr="00B17031" w:rsidRDefault="002B0F3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Default="003E0DD7" w:rsidP="000972B7">
      <w:pPr>
        <w:pStyle w:val="TtulodeTDC"/>
        <w:numPr>
          <w:ilvl w:val="0"/>
          <w:numId w:val="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jc w:val="center"/>
        <w:rPr>
          <w:lang w:val="es-ES"/>
        </w:rPr>
      </w:pPr>
      <w:r w:rsidRPr="00B17031">
        <w:rPr>
          <w:lang w:val="es-ES"/>
        </w:rPr>
        <w:t>PROCESO:</w:t>
      </w:r>
    </w:p>
    <w:p w:rsidR="00AB74C5" w:rsidRPr="00AB74C5" w:rsidRDefault="00AB74C5" w:rsidP="00AB74C5">
      <w:pPr>
        <w:rPr>
          <w:lang w:val="es-ES"/>
        </w:rPr>
      </w:pPr>
    </w:p>
    <w:p w:rsidR="00B250A8" w:rsidRDefault="00B95251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b/>
          <w:sz w:val="40"/>
          <w:szCs w:val="40"/>
          <w:lang w:val="es-ES"/>
        </w:rPr>
      </w:pPr>
      <w:r>
        <w:rPr>
          <w:rFonts w:ascii="Arial" w:hAnsi="Arial" w:cs="Arial"/>
          <w:b/>
          <w:sz w:val="40"/>
          <w:szCs w:val="40"/>
          <w:lang w:val="es-ES"/>
        </w:rPr>
        <w:t>“</w:t>
      </w:r>
      <w:r w:rsidR="00591008">
        <w:rPr>
          <w:rFonts w:ascii="Arial" w:hAnsi="Arial" w:cs="Arial"/>
          <w:b/>
          <w:sz w:val="40"/>
          <w:szCs w:val="40"/>
          <w:lang w:val="es-ES"/>
        </w:rPr>
        <w:t>ADQUIRIR Y MANTENER INFRAESTRUCTURA TECNOLÓGICA</w:t>
      </w:r>
      <w:r w:rsidR="00AB74C5">
        <w:rPr>
          <w:rFonts w:ascii="Arial" w:hAnsi="Arial" w:cs="Arial"/>
          <w:b/>
          <w:sz w:val="40"/>
          <w:szCs w:val="40"/>
          <w:lang w:val="es-ES"/>
        </w:rPr>
        <w:t>”</w:t>
      </w:r>
    </w:p>
    <w:p w:rsidR="000275DF" w:rsidRPr="00B17031" w:rsidRDefault="00AB74C5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b/>
          <w:sz w:val="40"/>
          <w:szCs w:val="40"/>
          <w:lang w:val="es-ES"/>
        </w:rPr>
      </w:pPr>
      <w:r>
        <w:rPr>
          <w:rFonts w:ascii="Arial" w:hAnsi="Arial" w:cs="Arial"/>
          <w:b/>
          <w:sz w:val="40"/>
          <w:szCs w:val="40"/>
          <w:lang w:val="es-ES"/>
        </w:rPr>
        <w:t>(</w:t>
      </w:r>
      <w:r w:rsidR="00B250A8">
        <w:rPr>
          <w:rFonts w:ascii="Arial" w:hAnsi="Arial" w:cs="Arial"/>
          <w:b/>
          <w:sz w:val="40"/>
          <w:szCs w:val="40"/>
          <w:lang w:val="es-ES"/>
        </w:rPr>
        <w:t>AI0</w:t>
      </w:r>
      <w:r w:rsidR="00FC7D57">
        <w:rPr>
          <w:rFonts w:ascii="Arial" w:hAnsi="Arial" w:cs="Arial"/>
          <w:b/>
          <w:sz w:val="40"/>
          <w:szCs w:val="40"/>
          <w:lang w:val="es-ES"/>
        </w:rPr>
        <w:t>3</w:t>
      </w:r>
      <w:r w:rsidR="00B250A8">
        <w:rPr>
          <w:rFonts w:ascii="Arial" w:hAnsi="Arial" w:cs="Arial"/>
          <w:b/>
          <w:sz w:val="40"/>
          <w:szCs w:val="40"/>
          <w:lang w:val="es-ES"/>
        </w:rPr>
        <w:t>, TIC</w:t>
      </w:r>
      <w:r>
        <w:rPr>
          <w:rFonts w:ascii="Arial" w:hAnsi="Arial" w:cs="Arial"/>
          <w:b/>
          <w:sz w:val="40"/>
          <w:szCs w:val="40"/>
          <w:lang w:val="es-ES"/>
        </w:rPr>
        <w:t>.0</w:t>
      </w:r>
      <w:r w:rsidR="00E02423">
        <w:rPr>
          <w:rFonts w:ascii="Arial" w:hAnsi="Arial" w:cs="Arial"/>
          <w:b/>
          <w:sz w:val="40"/>
          <w:szCs w:val="40"/>
          <w:lang w:val="es-ES"/>
        </w:rPr>
        <w:t>2</w:t>
      </w:r>
      <w:r>
        <w:rPr>
          <w:rFonts w:ascii="Arial" w:hAnsi="Arial" w:cs="Arial"/>
          <w:b/>
          <w:sz w:val="40"/>
          <w:szCs w:val="40"/>
          <w:lang w:val="es-ES"/>
        </w:rPr>
        <w:t>.0</w:t>
      </w:r>
      <w:r w:rsidR="00FC7D57">
        <w:rPr>
          <w:rFonts w:ascii="Arial" w:hAnsi="Arial" w:cs="Arial"/>
          <w:b/>
          <w:sz w:val="40"/>
          <w:szCs w:val="40"/>
          <w:lang w:val="es-ES"/>
        </w:rPr>
        <w:t>3</w:t>
      </w:r>
      <w:r w:rsidR="00B95251">
        <w:rPr>
          <w:rFonts w:ascii="Arial" w:hAnsi="Arial" w:cs="Arial"/>
          <w:b/>
          <w:sz w:val="40"/>
          <w:szCs w:val="40"/>
          <w:lang w:val="es-ES"/>
        </w:rPr>
        <w:t>)</w:t>
      </w: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3E0DD7" w:rsidRPr="00B17031" w:rsidRDefault="003E0DD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3A67E0" w:rsidRPr="00B17031" w:rsidRDefault="003A67E0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  <w:sectPr w:rsidR="003A67E0" w:rsidRPr="00B17031" w:rsidSect="00A6366F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39" w:code="9"/>
          <w:pgMar w:top="1134" w:right="1418" w:bottom="1134" w:left="1701" w:header="567" w:footer="567" w:gutter="0"/>
          <w:cols w:space="708"/>
          <w:titlePg/>
          <w:docGrid w:linePitch="360"/>
        </w:sectPr>
      </w:pPr>
    </w:p>
    <w:p w:rsidR="003E0DD7" w:rsidRPr="00B17031" w:rsidRDefault="003E0DD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A66DE6" w:rsidRPr="00B17031" w:rsidRDefault="003A67E0" w:rsidP="000972B7">
      <w:pPr>
        <w:pStyle w:val="Ttulo1"/>
        <w:numPr>
          <w:ilvl w:val="0"/>
          <w:numId w:val="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jc w:val="center"/>
      </w:pPr>
      <w:bookmarkStart w:id="3" w:name="_Toc390180541"/>
      <w:r w:rsidRPr="00B17031">
        <w:t>Hoja de c</w:t>
      </w:r>
      <w:r w:rsidR="00E52F33" w:rsidRPr="00B17031">
        <w:t>ontrol de cambios</w:t>
      </w:r>
      <w:bookmarkEnd w:id="3"/>
    </w:p>
    <w:p w:rsidR="0003087B" w:rsidRPr="00B17031" w:rsidRDefault="0003087B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="Arial" w:hAnsi="Arial" w:cs="Arial"/>
        </w:rPr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707"/>
        <w:gridCol w:w="4960"/>
        <w:gridCol w:w="1418"/>
        <w:gridCol w:w="1137"/>
      </w:tblGrid>
      <w:tr w:rsidR="00B52553" w:rsidRPr="00B17031" w:rsidTr="00B52553">
        <w:trPr>
          <w:trHeight w:hRule="exact" w:val="449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:rsidR="00E52F33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5"/>
              <w:jc w:val="center"/>
              <w:rPr>
                <w:rFonts w:ascii="Arial" w:eastAsia="Calibri" w:hAnsi="Arial" w:cs="Arial"/>
                <w:b/>
                <w:bCs/>
                <w:color w:val="FFFFFF" w:themeColor="background1"/>
                <w:position w:val="1"/>
                <w:sz w:val="18"/>
                <w:szCs w:val="18"/>
              </w:rPr>
            </w:pP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position w:val="1"/>
                <w:sz w:val="18"/>
                <w:szCs w:val="18"/>
              </w:rPr>
              <w:t xml:space="preserve">No. </w:t>
            </w:r>
          </w:p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5"/>
              <w:jc w:val="center"/>
              <w:rPr>
                <w:rFonts w:ascii="Arial" w:eastAsia="Calibri" w:hAnsi="Arial" w:cs="Arial"/>
                <w:color w:val="FFFFFF" w:themeColor="background1"/>
                <w:sz w:val="18"/>
                <w:szCs w:val="18"/>
              </w:rPr>
            </w:pP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position w:val="1"/>
                <w:sz w:val="18"/>
                <w:szCs w:val="18"/>
              </w:rPr>
              <w:t>Rev.</w:t>
            </w: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right="-20"/>
              <w:jc w:val="center"/>
              <w:rPr>
                <w:rFonts w:ascii="Arial" w:eastAsia="Calibri" w:hAnsi="Arial" w:cs="Arial"/>
                <w:color w:val="FFFFFF" w:themeColor="background1"/>
                <w:sz w:val="18"/>
                <w:szCs w:val="18"/>
              </w:rPr>
            </w:pP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position w:val="1"/>
                <w:sz w:val="18"/>
                <w:szCs w:val="18"/>
              </w:rPr>
              <w:t>Pág.</w:t>
            </w: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right="-20"/>
              <w:jc w:val="center"/>
              <w:rPr>
                <w:rFonts w:ascii="Arial" w:eastAsia="Calibri" w:hAnsi="Arial" w:cs="Arial"/>
                <w:color w:val="FFFFFF" w:themeColor="background1"/>
                <w:sz w:val="18"/>
                <w:szCs w:val="18"/>
              </w:rPr>
            </w:pP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>C</w:t>
            </w: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spacing w:val="-1"/>
                <w:sz w:val="18"/>
                <w:szCs w:val="18"/>
              </w:rPr>
              <w:t>ambio</w:t>
            </w: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>s realizados</w:t>
            </w:r>
            <w:r w:rsidR="00E52F33" w:rsidRPr="00B17031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 xml:space="preserve"> en el proceso</w:t>
            </w: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right="-20"/>
              <w:jc w:val="center"/>
              <w:rPr>
                <w:rFonts w:ascii="Arial" w:eastAsia="Calibri" w:hAnsi="Arial" w:cs="Arial"/>
                <w:color w:val="FFFFFF" w:themeColor="background1"/>
                <w:sz w:val="18"/>
                <w:szCs w:val="18"/>
              </w:rPr>
            </w:pP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 xml:space="preserve">Aprobado con </w:t>
            </w:r>
            <w:r w:rsidR="00783367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>acta</w:t>
            </w: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 xml:space="preserve"> No.</w:t>
            </w: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right="-20"/>
              <w:jc w:val="center"/>
              <w:rPr>
                <w:rFonts w:ascii="Arial" w:eastAsia="Calibri" w:hAnsi="Arial" w:cs="Arial"/>
                <w:color w:val="FFFFFF" w:themeColor="background1"/>
                <w:sz w:val="18"/>
                <w:szCs w:val="18"/>
              </w:rPr>
            </w:pP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>Fecha</w:t>
            </w: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E52F33" w:rsidRPr="00B17031" w:rsidRDefault="00E52F33" w:rsidP="000972B7">
            <w:pPr>
              <w:tabs>
                <w:tab w:val="left" w:pos="-7089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E52F33" w:rsidRPr="00B17031" w:rsidRDefault="00E52F33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3A67E0" w:rsidRPr="00B17031" w:rsidRDefault="003A67E0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</w:rPr>
      </w:pPr>
    </w:p>
    <w:p w:rsidR="0003087B" w:rsidRPr="00B17031" w:rsidRDefault="0003087B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</w:rPr>
      </w:pPr>
    </w:p>
    <w:p w:rsidR="0003087B" w:rsidRPr="00B17031" w:rsidRDefault="0003087B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</w:rPr>
        <w:sectPr w:rsidR="0003087B" w:rsidRPr="00B17031" w:rsidSect="003A67E0">
          <w:pgSz w:w="11907" w:h="16839" w:code="9"/>
          <w:pgMar w:top="1134" w:right="1418" w:bottom="1134" w:left="1701" w:header="567" w:footer="567" w:gutter="0"/>
          <w:cols w:space="708"/>
          <w:docGrid w:linePitch="360"/>
        </w:sectPr>
      </w:pPr>
    </w:p>
    <w:p w:rsidR="003A67E0" w:rsidRPr="00B17031" w:rsidRDefault="003A67E0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</w:rPr>
      </w:pPr>
    </w:p>
    <w:p w:rsidR="000275DF" w:rsidRPr="00B17031" w:rsidRDefault="00E2615A" w:rsidP="000972B7">
      <w:pPr>
        <w:pStyle w:val="TtulodeTDC"/>
        <w:numPr>
          <w:ilvl w:val="0"/>
          <w:numId w:val="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jc w:val="center"/>
        <w:rPr>
          <w:lang w:val="es-ES"/>
        </w:rPr>
      </w:pPr>
      <w:r w:rsidRPr="00B17031">
        <w:rPr>
          <w:lang w:val="es-ES"/>
        </w:rPr>
        <w:t>ÍNDICE</w:t>
      </w:r>
    </w:p>
    <w:p w:rsidR="00783367" w:rsidRDefault="00783367" w:rsidP="000972B7">
      <w:pPr>
        <w:pStyle w:val="Sinespaciado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  <w:lang w:val="es-MX"/>
        </w:rPr>
      </w:pPr>
    </w:p>
    <w:p w:rsidR="00783367" w:rsidRPr="00B17031" w:rsidRDefault="00783367" w:rsidP="000972B7">
      <w:pPr>
        <w:pStyle w:val="Sinespaciado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  <w:lang w:val="es-MX"/>
        </w:rPr>
      </w:pPr>
    </w:p>
    <w:p w:rsidR="00A051C4" w:rsidRDefault="00FE6311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lang w:val="es-ES" w:eastAsia="es-ES" w:bidi="ar-SA"/>
        </w:rPr>
      </w:pPr>
      <w:r>
        <w:rPr>
          <w:rFonts w:cs="Arial"/>
          <w:lang w:val="es-MX"/>
        </w:rPr>
        <w:fldChar w:fldCharType="begin"/>
      </w:r>
      <w:r w:rsidR="00783367">
        <w:rPr>
          <w:rFonts w:cs="Arial"/>
          <w:lang w:val="es-MX"/>
        </w:rPr>
        <w:instrText xml:space="preserve"> TOC \o "1-3" \h \z \u </w:instrText>
      </w:r>
      <w:r>
        <w:rPr>
          <w:rFonts w:cs="Arial"/>
          <w:lang w:val="es-MX"/>
        </w:rPr>
        <w:fldChar w:fldCharType="separate"/>
      </w:r>
      <w:hyperlink w:anchor="_Toc390180541" w:history="1">
        <w:r w:rsidR="00A051C4" w:rsidRPr="00C071F0">
          <w:rPr>
            <w:rStyle w:val="Hipervnculo"/>
            <w:noProof/>
          </w:rPr>
          <w:t>Hoja de control de cambios</w:t>
        </w:r>
        <w:r w:rsidR="00A051C4">
          <w:rPr>
            <w:noProof/>
            <w:webHidden/>
          </w:rPr>
          <w:tab/>
        </w:r>
        <w:r w:rsidR="00A051C4">
          <w:rPr>
            <w:noProof/>
            <w:webHidden/>
          </w:rPr>
          <w:fldChar w:fldCharType="begin"/>
        </w:r>
        <w:r w:rsidR="00A051C4">
          <w:rPr>
            <w:noProof/>
            <w:webHidden/>
          </w:rPr>
          <w:instrText xml:space="preserve"> PAGEREF _Toc390180541 \h </w:instrText>
        </w:r>
        <w:r w:rsidR="00A051C4">
          <w:rPr>
            <w:noProof/>
            <w:webHidden/>
          </w:rPr>
        </w:r>
        <w:r w:rsidR="00A051C4">
          <w:rPr>
            <w:noProof/>
            <w:webHidden/>
          </w:rPr>
          <w:fldChar w:fldCharType="separate"/>
        </w:r>
        <w:r w:rsidR="00F16759">
          <w:rPr>
            <w:noProof/>
            <w:webHidden/>
          </w:rPr>
          <w:t>2</w:t>
        </w:r>
        <w:r w:rsidR="00A051C4">
          <w:rPr>
            <w:noProof/>
            <w:webHidden/>
          </w:rPr>
          <w:fldChar w:fldCharType="end"/>
        </w:r>
      </w:hyperlink>
    </w:p>
    <w:p w:rsidR="00A051C4" w:rsidRDefault="00C140BF">
      <w:pPr>
        <w:pStyle w:val="TDC1"/>
        <w:tabs>
          <w:tab w:val="left" w:pos="426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lang w:val="es-ES" w:eastAsia="es-ES" w:bidi="ar-SA"/>
        </w:rPr>
      </w:pPr>
      <w:hyperlink w:anchor="_Toc390180542" w:history="1">
        <w:r w:rsidR="00A051C4" w:rsidRPr="00C071F0">
          <w:rPr>
            <w:rStyle w:val="Hipervnculo"/>
            <w:noProof/>
          </w:rPr>
          <w:t>1.</w:t>
        </w:r>
        <w:r w:rsidR="00A051C4">
          <w:rPr>
            <w:rFonts w:asciiTheme="minorHAnsi" w:eastAsiaTheme="minorEastAsia" w:hAnsiTheme="minorHAnsi" w:cstheme="minorBidi"/>
            <w:noProof/>
            <w:sz w:val="22"/>
            <w:lang w:val="es-ES" w:eastAsia="es-ES" w:bidi="ar-SA"/>
          </w:rPr>
          <w:tab/>
        </w:r>
        <w:r w:rsidR="00A051C4" w:rsidRPr="00C071F0">
          <w:rPr>
            <w:rStyle w:val="Hipervnculo"/>
            <w:noProof/>
          </w:rPr>
          <w:t>Propósito</w:t>
        </w:r>
        <w:r w:rsidR="00A051C4">
          <w:rPr>
            <w:noProof/>
            <w:webHidden/>
          </w:rPr>
          <w:tab/>
        </w:r>
        <w:r w:rsidR="00A051C4">
          <w:rPr>
            <w:noProof/>
            <w:webHidden/>
          </w:rPr>
          <w:fldChar w:fldCharType="begin"/>
        </w:r>
        <w:r w:rsidR="00A051C4">
          <w:rPr>
            <w:noProof/>
            <w:webHidden/>
          </w:rPr>
          <w:instrText xml:space="preserve"> PAGEREF _Toc390180542 \h </w:instrText>
        </w:r>
        <w:r w:rsidR="00A051C4">
          <w:rPr>
            <w:noProof/>
            <w:webHidden/>
          </w:rPr>
        </w:r>
        <w:r w:rsidR="00A051C4">
          <w:rPr>
            <w:noProof/>
            <w:webHidden/>
          </w:rPr>
          <w:fldChar w:fldCharType="separate"/>
        </w:r>
        <w:r w:rsidR="00F16759">
          <w:rPr>
            <w:noProof/>
            <w:webHidden/>
          </w:rPr>
          <w:t>4</w:t>
        </w:r>
        <w:r w:rsidR="00A051C4">
          <w:rPr>
            <w:noProof/>
            <w:webHidden/>
          </w:rPr>
          <w:fldChar w:fldCharType="end"/>
        </w:r>
      </w:hyperlink>
    </w:p>
    <w:p w:rsidR="00A051C4" w:rsidRDefault="00C140BF">
      <w:pPr>
        <w:pStyle w:val="TDC1"/>
        <w:tabs>
          <w:tab w:val="left" w:pos="426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lang w:val="es-ES" w:eastAsia="es-ES" w:bidi="ar-SA"/>
        </w:rPr>
      </w:pPr>
      <w:hyperlink w:anchor="_Toc390180543" w:history="1">
        <w:r w:rsidR="00A051C4" w:rsidRPr="00C071F0">
          <w:rPr>
            <w:rStyle w:val="Hipervnculo"/>
            <w:noProof/>
          </w:rPr>
          <w:t>2.</w:t>
        </w:r>
        <w:r w:rsidR="00A051C4">
          <w:rPr>
            <w:rFonts w:asciiTheme="minorHAnsi" w:eastAsiaTheme="minorEastAsia" w:hAnsiTheme="minorHAnsi" w:cstheme="minorBidi"/>
            <w:noProof/>
            <w:sz w:val="22"/>
            <w:lang w:val="es-ES" w:eastAsia="es-ES" w:bidi="ar-SA"/>
          </w:rPr>
          <w:tab/>
        </w:r>
        <w:r w:rsidR="00A051C4" w:rsidRPr="00C071F0">
          <w:rPr>
            <w:rStyle w:val="Hipervnculo"/>
            <w:noProof/>
          </w:rPr>
          <w:t>Alcance y ámbito de aplicación</w:t>
        </w:r>
        <w:r w:rsidR="00A051C4">
          <w:rPr>
            <w:noProof/>
            <w:webHidden/>
          </w:rPr>
          <w:tab/>
        </w:r>
        <w:r w:rsidR="00A051C4">
          <w:rPr>
            <w:noProof/>
            <w:webHidden/>
          </w:rPr>
          <w:fldChar w:fldCharType="begin"/>
        </w:r>
        <w:r w:rsidR="00A051C4">
          <w:rPr>
            <w:noProof/>
            <w:webHidden/>
          </w:rPr>
          <w:instrText xml:space="preserve"> PAGEREF _Toc390180543 \h </w:instrText>
        </w:r>
        <w:r w:rsidR="00A051C4">
          <w:rPr>
            <w:noProof/>
            <w:webHidden/>
          </w:rPr>
        </w:r>
        <w:r w:rsidR="00A051C4">
          <w:rPr>
            <w:noProof/>
            <w:webHidden/>
          </w:rPr>
          <w:fldChar w:fldCharType="separate"/>
        </w:r>
        <w:r w:rsidR="00F16759">
          <w:rPr>
            <w:noProof/>
            <w:webHidden/>
          </w:rPr>
          <w:t>4</w:t>
        </w:r>
        <w:r w:rsidR="00A051C4">
          <w:rPr>
            <w:noProof/>
            <w:webHidden/>
          </w:rPr>
          <w:fldChar w:fldCharType="end"/>
        </w:r>
      </w:hyperlink>
    </w:p>
    <w:p w:rsidR="00A051C4" w:rsidRDefault="00C140BF">
      <w:pPr>
        <w:pStyle w:val="TDC1"/>
        <w:tabs>
          <w:tab w:val="left" w:pos="426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lang w:val="es-ES" w:eastAsia="es-ES" w:bidi="ar-SA"/>
        </w:rPr>
      </w:pPr>
      <w:hyperlink w:anchor="_Toc390180544" w:history="1">
        <w:r w:rsidR="00A051C4" w:rsidRPr="00C071F0">
          <w:rPr>
            <w:rStyle w:val="Hipervnculo"/>
            <w:noProof/>
          </w:rPr>
          <w:t>3.</w:t>
        </w:r>
        <w:r w:rsidR="00A051C4">
          <w:rPr>
            <w:rFonts w:asciiTheme="minorHAnsi" w:eastAsiaTheme="minorEastAsia" w:hAnsiTheme="minorHAnsi" w:cstheme="minorBidi"/>
            <w:noProof/>
            <w:sz w:val="22"/>
            <w:lang w:val="es-ES" w:eastAsia="es-ES" w:bidi="ar-SA"/>
          </w:rPr>
          <w:tab/>
        </w:r>
        <w:r w:rsidR="00A051C4" w:rsidRPr="00C071F0">
          <w:rPr>
            <w:rStyle w:val="Hipervnculo"/>
            <w:noProof/>
          </w:rPr>
          <w:t>Reglas del proceso</w:t>
        </w:r>
        <w:r w:rsidR="00A051C4">
          <w:rPr>
            <w:noProof/>
            <w:webHidden/>
          </w:rPr>
          <w:tab/>
        </w:r>
        <w:r w:rsidR="00A051C4">
          <w:rPr>
            <w:noProof/>
            <w:webHidden/>
          </w:rPr>
          <w:fldChar w:fldCharType="begin"/>
        </w:r>
        <w:r w:rsidR="00A051C4">
          <w:rPr>
            <w:noProof/>
            <w:webHidden/>
          </w:rPr>
          <w:instrText xml:space="preserve"> PAGEREF _Toc390180544 \h </w:instrText>
        </w:r>
        <w:r w:rsidR="00A051C4">
          <w:rPr>
            <w:noProof/>
            <w:webHidden/>
          </w:rPr>
        </w:r>
        <w:r w:rsidR="00A051C4">
          <w:rPr>
            <w:noProof/>
            <w:webHidden/>
          </w:rPr>
          <w:fldChar w:fldCharType="separate"/>
        </w:r>
        <w:r w:rsidR="00F16759">
          <w:rPr>
            <w:noProof/>
            <w:webHidden/>
          </w:rPr>
          <w:t>4</w:t>
        </w:r>
        <w:r w:rsidR="00A051C4">
          <w:rPr>
            <w:noProof/>
            <w:webHidden/>
          </w:rPr>
          <w:fldChar w:fldCharType="end"/>
        </w:r>
      </w:hyperlink>
    </w:p>
    <w:p w:rsidR="00A051C4" w:rsidRDefault="00C140BF">
      <w:pPr>
        <w:pStyle w:val="TDC1"/>
        <w:tabs>
          <w:tab w:val="left" w:pos="426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lang w:val="es-ES" w:eastAsia="es-ES" w:bidi="ar-SA"/>
        </w:rPr>
      </w:pPr>
      <w:hyperlink w:anchor="_Toc390180545" w:history="1">
        <w:r w:rsidR="00A051C4" w:rsidRPr="00C071F0">
          <w:rPr>
            <w:rStyle w:val="Hipervnculo"/>
            <w:noProof/>
          </w:rPr>
          <w:t>4.</w:t>
        </w:r>
        <w:r w:rsidR="00A051C4">
          <w:rPr>
            <w:rFonts w:asciiTheme="minorHAnsi" w:eastAsiaTheme="minorEastAsia" w:hAnsiTheme="minorHAnsi" w:cstheme="minorBidi"/>
            <w:noProof/>
            <w:sz w:val="22"/>
            <w:lang w:val="es-ES" w:eastAsia="es-ES" w:bidi="ar-SA"/>
          </w:rPr>
          <w:tab/>
        </w:r>
        <w:r w:rsidR="00A051C4" w:rsidRPr="00C071F0">
          <w:rPr>
            <w:rStyle w:val="Hipervnculo"/>
            <w:noProof/>
          </w:rPr>
          <w:t>Documentos relacionados</w:t>
        </w:r>
        <w:r w:rsidR="00A051C4">
          <w:rPr>
            <w:noProof/>
            <w:webHidden/>
          </w:rPr>
          <w:tab/>
        </w:r>
        <w:r w:rsidR="00A051C4">
          <w:rPr>
            <w:noProof/>
            <w:webHidden/>
          </w:rPr>
          <w:fldChar w:fldCharType="begin"/>
        </w:r>
        <w:r w:rsidR="00A051C4">
          <w:rPr>
            <w:noProof/>
            <w:webHidden/>
          </w:rPr>
          <w:instrText xml:space="preserve"> PAGEREF _Toc390180545 \h </w:instrText>
        </w:r>
        <w:r w:rsidR="00A051C4">
          <w:rPr>
            <w:noProof/>
            <w:webHidden/>
          </w:rPr>
        </w:r>
        <w:r w:rsidR="00A051C4">
          <w:rPr>
            <w:noProof/>
            <w:webHidden/>
          </w:rPr>
          <w:fldChar w:fldCharType="separate"/>
        </w:r>
        <w:r w:rsidR="00F16759">
          <w:rPr>
            <w:noProof/>
            <w:webHidden/>
          </w:rPr>
          <w:t>6</w:t>
        </w:r>
        <w:r w:rsidR="00A051C4">
          <w:rPr>
            <w:noProof/>
            <w:webHidden/>
          </w:rPr>
          <w:fldChar w:fldCharType="end"/>
        </w:r>
      </w:hyperlink>
    </w:p>
    <w:p w:rsidR="00A051C4" w:rsidRDefault="00C140BF">
      <w:pPr>
        <w:pStyle w:val="TDC1"/>
        <w:tabs>
          <w:tab w:val="left" w:pos="426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lang w:val="es-ES" w:eastAsia="es-ES" w:bidi="ar-SA"/>
        </w:rPr>
      </w:pPr>
      <w:hyperlink w:anchor="_Toc390180546" w:history="1">
        <w:r w:rsidR="00A051C4" w:rsidRPr="00C071F0">
          <w:rPr>
            <w:rStyle w:val="Hipervnculo"/>
            <w:noProof/>
          </w:rPr>
          <w:t>5.</w:t>
        </w:r>
        <w:r w:rsidR="00A051C4">
          <w:rPr>
            <w:rFonts w:asciiTheme="minorHAnsi" w:eastAsiaTheme="minorEastAsia" w:hAnsiTheme="minorHAnsi" w:cstheme="minorBidi"/>
            <w:noProof/>
            <w:sz w:val="22"/>
            <w:lang w:val="es-ES" w:eastAsia="es-ES" w:bidi="ar-SA"/>
          </w:rPr>
          <w:tab/>
        </w:r>
        <w:r w:rsidR="00A051C4" w:rsidRPr="00C071F0">
          <w:rPr>
            <w:rStyle w:val="Hipervnculo"/>
            <w:noProof/>
          </w:rPr>
          <w:t>Etapas del proceso</w:t>
        </w:r>
        <w:r w:rsidR="00A051C4">
          <w:rPr>
            <w:noProof/>
            <w:webHidden/>
          </w:rPr>
          <w:tab/>
        </w:r>
        <w:r w:rsidR="00A051C4">
          <w:rPr>
            <w:noProof/>
            <w:webHidden/>
          </w:rPr>
          <w:fldChar w:fldCharType="begin"/>
        </w:r>
        <w:r w:rsidR="00A051C4">
          <w:rPr>
            <w:noProof/>
            <w:webHidden/>
          </w:rPr>
          <w:instrText xml:space="preserve"> PAGEREF _Toc390180546 \h </w:instrText>
        </w:r>
        <w:r w:rsidR="00A051C4">
          <w:rPr>
            <w:noProof/>
            <w:webHidden/>
          </w:rPr>
        </w:r>
        <w:r w:rsidR="00A051C4">
          <w:rPr>
            <w:noProof/>
            <w:webHidden/>
          </w:rPr>
          <w:fldChar w:fldCharType="separate"/>
        </w:r>
        <w:r w:rsidR="00F16759">
          <w:rPr>
            <w:noProof/>
            <w:webHidden/>
          </w:rPr>
          <w:t>7</w:t>
        </w:r>
        <w:r w:rsidR="00A051C4">
          <w:rPr>
            <w:noProof/>
            <w:webHidden/>
          </w:rPr>
          <w:fldChar w:fldCharType="end"/>
        </w:r>
      </w:hyperlink>
    </w:p>
    <w:p w:rsidR="00460F82" w:rsidRPr="00B17031" w:rsidRDefault="00FE6311" w:rsidP="000972B7">
      <w:pPr>
        <w:pStyle w:val="Sinespaciado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  <w:lang w:val="es-MX"/>
        </w:rPr>
      </w:pPr>
      <w:r>
        <w:rPr>
          <w:rFonts w:ascii="Arial" w:hAnsi="Arial" w:cs="Arial"/>
          <w:sz w:val="20"/>
          <w:lang w:val="es-MX"/>
        </w:rPr>
        <w:fldChar w:fldCharType="end"/>
      </w:r>
    </w:p>
    <w:p w:rsidR="000275DF" w:rsidRPr="00B17031" w:rsidRDefault="00A66DE6" w:rsidP="003C77EA">
      <w:pPr>
        <w:pStyle w:val="Ttulo1"/>
      </w:pPr>
      <w:bookmarkStart w:id="4" w:name="_Toc373242610"/>
      <w:bookmarkStart w:id="5" w:name="_Toc229376579"/>
      <w:bookmarkEnd w:id="0"/>
      <w:r w:rsidRPr="003C77EA">
        <w:br w:type="page"/>
      </w:r>
      <w:bookmarkStart w:id="6" w:name="_Toc356912605"/>
      <w:bookmarkStart w:id="7" w:name="_Toc373242611"/>
      <w:bookmarkStart w:id="8" w:name="_Toc390180542"/>
      <w:bookmarkEnd w:id="4"/>
      <w:bookmarkEnd w:id="5"/>
      <w:r w:rsidR="007E637E" w:rsidRPr="00B17031">
        <w:lastRenderedPageBreak/>
        <w:t>Propósito</w:t>
      </w:r>
      <w:bookmarkEnd w:id="6"/>
      <w:bookmarkEnd w:id="7"/>
      <w:bookmarkEnd w:id="8"/>
    </w:p>
    <w:p w:rsidR="002841C6" w:rsidRDefault="002841C6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42" w:hanging="1"/>
        <w:jc w:val="both"/>
        <w:rPr>
          <w:rFonts w:ascii="Arial" w:hAnsi="Arial" w:cs="Arial"/>
        </w:rPr>
      </w:pPr>
    </w:p>
    <w:p w:rsidR="00744E2F" w:rsidRPr="00E1289E" w:rsidRDefault="00B412FC" w:rsidP="00DA3481">
      <w:pPr>
        <w:ind w:left="284"/>
        <w:jc w:val="both"/>
        <w:rPr>
          <w:rFonts w:ascii="Arial" w:hAnsi="Arial" w:cs="Arial"/>
          <w:sz w:val="20"/>
          <w:szCs w:val="20"/>
          <w:lang w:val="es-CO"/>
        </w:rPr>
      </w:pPr>
      <w:r w:rsidRPr="00E1289E">
        <w:rPr>
          <w:rFonts w:ascii="Arial" w:hAnsi="Arial" w:cs="Arial"/>
          <w:sz w:val="20"/>
          <w:szCs w:val="20"/>
          <w:lang w:val="es-CO"/>
        </w:rPr>
        <w:t xml:space="preserve">Gestionar </w:t>
      </w:r>
      <w:r w:rsidR="004B1D4A" w:rsidRPr="00E1289E">
        <w:rPr>
          <w:rFonts w:ascii="Arial" w:hAnsi="Arial" w:cs="Arial"/>
          <w:sz w:val="20"/>
          <w:szCs w:val="20"/>
          <w:lang w:val="es-CO"/>
        </w:rPr>
        <w:t>el proceso de adquisición de infraestructura</w:t>
      </w:r>
      <w:r w:rsidR="00383A92" w:rsidRPr="00E1289E">
        <w:rPr>
          <w:rFonts w:ascii="Arial" w:hAnsi="Arial" w:cs="Arial"/>
          <w:sz w:val="20"/>
          <w:szCs w:val="20"/>
          <w:lang w:val="es-CO"/>
        </w:rPr>
        <w:t>, servicios, aplicaciones, y procesos</w:t>
      </w:r>
      <w:r w:rsidR="004B1D4A" w:rsidRPr="00E1289E">
        <w:rPr>
          <w:rFonts w:ascii="Arial" w:hAnsi="Arial" w:cs="Arial"/>
          <w:sz w:val="20"/>
          <w:szCs w:val="20"/>
          <w:lang w:val="es-CO"/>
        </w:rPr>
        <w:t xml:space="preserve"> </w:t>
      </w:r>
      <w:r w:rsidR="009236C7" w:rsidRPr="00E1289E">
        <w:rPr>
          <w:rFonts w:ascii="Arial" w:hAnsi="Arial" w:cs="Arial"/>
          <w:sz w:val="20"/>
          <w:szCs w:val="20"/>
          <w:lang w:val="es-CO"/>
        </w:rPr>
        <w:t xml:space="preserve">nuevos </w:t>
      </w:r>
      <w:r w:rsidR="004B1D4A" w:rsidRPr="00E1289E">
        <w:rPr>
          <w:rFonts w:ascii="Arial" w:hAnsi="Arial" w:cs="Arial"/>
          <w:sz w:val="20"/>
          <w:szCs w:val="20"/>
          <w:lang w:val="es-CO"/>
        </w:rPr>
        <w:t>dentro de TIC</w:t>
      </w:r>
      <w:r w:rsidR="009236C7" w:rsidRPr="00E1289E">
        <w:rPr>
          <w:rFonts w:ascii="Arial" w:hAnsi="Arial" w:cs="Arial"/>
          <w:sz w:val="20"/>
          <w:szCs w:val="20"/>
          <w:lang w:val="es-CO"/>
        </w:rPr>
        <w:t>, adicionalmente la procura de servicios de mantenimiento para los componentes tecnológicos descritos anteriormente,</w:t>
      </w:r>
      <w:r w:rsidR="004B1D4A" w:rsidRPr="00E1289E">
        <w:rPr>
          <w:rFonts w:ascii="Arial" w:hAnsi="Arial" w:cs="Arial"/>
          <w:sz w:val="20"/>
          <w:szCs w:val="20"/>
          <w:lang w:val="es-CO"/>
        </w:rPr>
        <w:t xml:space="preserve"> con el propósito de satisfacer las necesidades del negocio, enfocados en </w:t>
      </w:r>
      <w:r w:rsidR="00383A92" w:rsidRPr="00E1289E">
        <w:rPr>
          <w:rFonts w:ascii="Arial" w:hAnsi="Arial" w:cs="Arial"/>
          <w:sz w:val="20"/>
          <w:szCs w:val="20"/>
          <w:lang w:val="es-CO"/>
        </w:rPr>
        <w:t xml:space="preserve">esquemas </w:t>
      </w:r>
      <w:r w:rsidR="004B1D4A" w:rsidRPr="00E1289E">
        <w:rPr>
          <w:rFonts w:ascii="Arial" w:hAnsi="Arial" w:cs="Arial"/>
          <w:sz w:val="20"/>
          <w:szCs w:val="20"/>
          <w:lang w:val="es-CO"/>
        </w:rPr>
        <w:t>estandarizad</w:t>
      </w:r>
      <w:r w:rsidR="00383A92" w:rsidRPr="00E1289E">
        <w:rPr>
          <w:rFonts w:ascii="Arial" w:hAnsi="Arial" w:cs="Arial"/>
          <w:sz w:val="20"/>
          <w:szCs w:val="20"/>
          <w:lang w:val="es-CO"/>
        </w:rPr>
        <w:t xml:space="preserve">os, alineados a las necesidades empresariales. </w:t>
      </w:r>
    </w:p>
    <w:p w:rsidR="000275DF" w:rsidRPr="00B17031" w:rsidRDefault="007E637E" w:rsidP="003C77EA">
      <w:pPr>
        <w:pStyle w:val="Ttulo1"/>
      </w:pPr>
      <w:bookmarkStart w:id="9" w:name="_Toc373242612"/>
      <w:bookmarkStart w:id="10" w:name="_Toc390180543"/>
      <w:r w:rsidRPr="00B17031">
        <w:t>Alcance</w:t>
      </w:r>
      <w:bookmarkEnd w:id="9"/>
      <w:r w:rsidRPr="00B17031">
        <w:t xml:space="preserve"> y ámbito de aplicación</w:t>
      </w:r>
      <w:bookmarkEnd w:id="10"/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2" w:hanging="426"/>
        <w:rPr>
          <w:rFonts w:ascii="Arial" w:hAnsi="Arial" w:cs="Arial"/>
        </w:rPr>
      </w:pPr>
    </w:p>
    <w:p w:rsidR="00887331" w:rsidRPr="00E1289E" w:rsidRDefault="00887331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/>
        <w:jc w:val="both"/>
        <w:rPr>
          <w:ins w:id="11" w:author="JPALACIOS" w:date="2014-05-29T16:22:00Z"/>
          <w:rFonts w:ascii="Arial" w:hAnsi="Arial" w:cs="Arial"/>
          <w:sz w:val="20"/>
          <w:szCs w:val="20"/>
          <w:lang w:bidi="ar-SA"/>
        </w:rPr>
      </w:pPr>
      <w:r w:rsidRPr="00E1289E">
        <w:rPr>
          <w:rFonts w:ascii="Arial" w:hAnsi="Arial" w:cs="Arial"/>
          <w:sz w:val="20"/>
          <w:szCs w:val="20"/>
          <w:lang w:bidi="ar-SA"/>
        </w:rPr>
        <w:t xml:space="preserve">Desde: </w:t>
      </w:r>
      <w:r w:rsidR="003E1DE9" w:rsidRPr="00E1289E">
        <w:rPr>
          <w:rFonts w:ascii="Arial" w:hAnsi="Arial" w:cs="Arial"/>
          <w:sz w:val="20"/>
          <w:szCs w:val="20"/>
          <w:lang w:bidi="ar-SA"/>
        </w:rPr>
        <w:t xml:space="preserve">Diseño </w:t>
      </w:r>
      <w:r w:rsidR="00383A92" w:rsidRPr="00E1289E">
        <w:rPr>
          <w:rFonts w:ascii="Arial" w:hAnsi="Arial" w:cs="Arial"/>
          <w:sz w:val="20"/>
          <w:szCs w:val="20"/>
          <w:lang w:bidi="ar-SA"/>
        </w:rPr>
        <w:t xml:space="preserve">de alto nivel de la solución </w:t>
      </w:r>
      <w:r w:rsidR="009236C7" w:rsidRPr="00E1289E">
        <w:rPr>
          <w:rFonts w:ascii="Arial" w:hAnsi="Arial" w:cs="Arial"/>
          <w:sz w:val="20"/>
          <w:szCs w:val="20"/>
          <w:lang w:bidi="ar-SA"/>
        </w:rPr>
        <w:t>tecnológica requerida</w:t>
      </w:r>
    </w:p>
    <w:p w:rsidR="00834DE4" w:rsidRPr="00E1289E" w:rsidRDefault="00834DE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/>
        <w:jc w:val="both"/>
        <w:rPr>
          <w:rFonts w:ascii="Arial" w:hAnsi="Arial" w:cs="Arial"/>
          <w:sz w:val="20"/>
          <w:szCs w:val="20"/>
          <w:lang w:bidi="ar-SA"/>
        </w:rPr>
      </w:pPr>
    </w:p>
    <w:p w:rsidR="00834DE4" w:rsidRPr="00E1289E" w:rsidRDefault="00887331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2" w:hanging="426"/>
        <w:jc w:val="both"/>
        <w:rPr>
          <w:rFonts w:ascii="Arial" w:hAnsi="Arial" w:cs="Arial"/>
          <w:sz w:val="20"/>
          <w:szCs w:val="20"/>
          <w:lang w:bidi="ar-SA"/>
        </w:rPr>
      </w:pPr>
      <w:r w:rsidRPr="00E1289E">
        <w:rPr>
          <w:rFonts w:ascii="Arial" w:hAnsi="Arial" w:cs="Arial"/>
          <w:sz w:val="20"/>
          <w:szCs w:val="20"/>
          <w:lang w:bidi="ar-SA"/>
        </w:rPr>
        <w:t xml:space="preserve">Hasta: </w:t>
      </w:r>
      <w:r w:rsidR="003E1DE9" w:rsidRPr="00E1289E">
        <w:rPr>
          <w:rFonts w:ascii="Arial" w:hAnsi="Arial" w:cs="Arial"/>
          <w:sz w:val="20"/>
          <w:szCs w:val="20"/>
          <w:lang w:bidi="ar-SA"/>
        </w:rPr>
        <w:t>I</w:t>
      </w:r>
      <w:r w:rsidR="00383A92" w:rsidRPr="00E1289E">
        <w:rPr>
          <w:rFonts w:ascii="Arial" w:hAnsi="Arial" w:cs="Arial"/>
          <w:sz w:val="20"/>
          <w:szCs w:val="20"/>
          <w:lang w:bidi="ar-SA"/>
        </w:rPr>
        <w:t>nicio del proceso de contratación de Obras Bienes y Servicios vigente</w:t>
      </w:r>
      <w:r w:rsidR="003E1DE9" w:rsidRPr="00E1289E">
        <w:rPr>
          <w:rFonts w:ascii="Arial" w:hAnsi="Arial" w:cs="Arial"/>
          <w:sz w:val="20"/>
          <w:szCs w:val="20"/>
          <w:lang w:bidi="ar-SA"/>
        </w:rPr>
        <w:t xml:space="preserve">. </w:t>
      </w:r>
    </w:p>
    <w:p w:rsidR="003E1DE9" w:rsidRPr="00E1289E" w:rsidRDefault="003E1DE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2" w:hanging="426"/>
        <w:jc w:val="both"/>
        <w:rPr>
          <w:rFonts w:ascii="Arial" w:hAnsi="Arial" w:cs="Arial"/>
          <w:sz w:val="20"/>
          <w:szCs w:val="20"/>
          <w:lang w:bidi="ar-SA"/>
        </w:rPr>
      </w:pPr>
    </w:p>
    <w:p w:rsidR="00887331" w:rsidRPr="00E1289E" w:rsidRDefault="0063703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2" w:hanging="426"/>
        <w:jc w:val="both"/>
        <w:rPr>
          <w:ins w:id="12" w:author="JPALACIOS" w:date="2014-05-29T16:22:00Z"/>
          <w:rFonts w:ascii="Arial" w:hAnsi="Arial" w:cs="Arial"/>
          <w:sz w:val="20"/>
          <w:szCs w:val="20"/>
          <w:lang w:bidi="ar-SA"/>
        </w:rPr>
      </w:pPr>
      <w:r w:rsidRPr="00E1289E">
        <w:rPr>
          <w:rFonts w:ascii="Arial" w:hAnsi="Arial" w:cs="Arial"/>
          <w:sz w:val="20"/>
          <w:szCs w:val="20"/>
          <w:lang w:bidi="ar-SA"/>
        </w:rPr>
        <w:t>Ámbito de a</w:t>
      </w:r>
      <w:r w:rsidR="00887331" w:rsidRPr="00E1289E">
        <w:rPr>
          <w:rFonts w:ascii="Arial" w:hAnsi="Arial" w:cs="Arial"/>
          <w:sz w:val="20"/>
          <w:szCs w:val="20"/>
          <w:lang w:bidi="ar-SA"/>
        </w:rPr>
        <w:t xml:space="preserve">plicación: </w:t>
      </w:r>
      <w:r w:rsidR="0018330E" w:rsidRPr="00E1289E">
        <w:rPr>
          <w:rFonts w:ascii="Arial" w:hAnsi="Arial" w:cs="Arial"/>
          <w:sz w:val="20"/>
          <w:szCs w:val="20"/>
          <w:lang w:bidi="ar-SA"/>
        </w:rPr>
        <w:t>La Gerencia de TIC.</w:t>
      </w:r>
    </w:p>
    <w:p w:rsidR="00834DE4" w:rsidRPr="00B17031" w:rsidRDefault="00834DE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2" w:hanging="426"/>
        <w:jc w:val="both"/>
        <w:rPr>
          <w:rFonts w:ascii="Arial" w:hAnsi="Arial" w:cs="Arial"/>
          <w:lang w:bidi="ar-SA"/>
        </w:rPr>
      </w:pPr>
    </w:p>
    <w:p w:rsidR="00173599" w:rsidRPr="00B17031" w:rsidRDefault="00173599" w:rsidP="0017359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="Arial" w:hAnsi="Arial" w:cs="Arial"/>
        </w:rPr>
      </w:pPr>
    </w:p>
    <w:p w:rsidR="00637032" w:rsidRPr="00B17031" w:rsidRDefault="00637032" w:rsidP="000972B7">
      <w:pPr>
        <w:pStyle w:val="Ttulo1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ind w:left="426" w:hanging="426"/>
      </w:pPr>
      <w:bookmarkStart w:id="13" w:name="_Toc390180544"/>
      <w:r>
        <w:t>Reglas del proceso</w:t>
      </w:r>
      <w:bookmarkEnd w:id="13"/>
    </w:p>
    <w:p w:rsidR="00637032" w:rsidRPr="00B17031" w:rsidRDefault="0063703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2" w:hanging="426"/>
        <w:rPr>
          <w:rFonts w:ascii="Arial" w:hAnsi="Arial" w:cs="Arial"/>
        </w:rPr>
      </w:pPr>
    </w:p>
    <w:p w:rsidR="009236C7" w:rsidRDefault="009236C7" w:rsidP="009236C7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6451C0">
        <w:rPr>
          <w:rFonts w:ascii="Arial" w:hAnsi="Arial" w:cs="Arial"/>
          <w:sz w:val="20"/>
          <w:szCs w:val="20"/>
        </w:rPr>
        <w:t>En la ejecución de este Procedimiento, se deberá observar toda la normativa vigente, aplicándola según su orden jerárquico y especialidad. En caso de duda se observará la norma de rango superior.</w:t>
      </w:r>
    </w:p>
    <w:p w:rsidR="009236C7" w:rsidRDefault="009236C7" w:rsidP="009236C7">
      <w:pPr>
        <w:pStyle w:val="Prrafodelista"/>
        <w:spacing w:after="0" w:line="240" w:lineRule="auto"/>
        <w:ind w:left="1506"/>
        <w:jc w:val="both"/>
        <w:rPr>
          <w:rFonts w:ascii="Arial" w:hAnsi="Arial" w:cs="Arial"/>
          <w:sz w:val="20"/>
          <w:szCs w:val="20"/>
        </w:rPr>
      </w:pPr>
    </w:p>
    <w:p w:rsidR="009236C7" w:rsidRDefault="009236C7" w:rsidP="009236C7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Todo proceso de </w:t>
      </w:r>
      <w:r w:rsidR="003E1DE9">
        <w:rPr>
          <w:rFonts w:ascii="Arial" w:hAnsi="Arial" w:cs="Arial"/>
          <w:sz w:val="20"/>
          <w:szCs w:val="20"/>
        </w:rPr>
        <w:t xml:space="preserve">adquisición </w:t>
      </w:r>
      <w:r>
        <w:rPr>
          <w:rFonts w:ascii="Arial" w:hAnsi="Arial" w:cs="Arial"/>
          <w:sz w:val="20"/>
          <w:szCs w:val="20"/>
        </w:rPr>
        <w:t>deberá estar sustentado con un pedido del área usuaria que justifique la</w:t>
      </w:r>
      <w:r w:rsidR="003E1DE9">
        <w:rPr>
          <w:rFonts w:ascii="Arial" w:hAnsi="Arial" w:cs="Arial"/>
          <w:sz w:val="20"/>
          <w:szCs w:val="20"/>
        </w:rPr>
        <w:t xml:space="preserve"> necesidad; si se trata</w:t>
      </w:r>
      <w:r w:rsidRPr="001F174A">
        <w:rPr>
          <w:rFonts w:ascii="Arial" w:hAnsi="Arial" w:cs="Arial"/>
          <w:sz w:val="20"/>
          <w:szCs w:val="20"/>
        </w:rPr>
        <w:t xml:space="preserve"> de requerimientos </w:t>
      </w:r>
      <w:r>
        <w:rPr>
          <w:rFonts w:ascii="Arial" w:hAnsi="Arial" w:cs="Arial"/>
          <w:sz w:val="20"/>
          <w:szCs w:val="20"/>
        </w:rPr>
        <w:t xml:space="preserve">asociados a un elemento de configuración de </w:t>
      </w:r>
      <w:r w:rsidRPr="001F174A">
        <w:rPr>
          <w:rFonts w:ascii="Arial" w:hAnsi="Arial" w:cs="Arial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I</w:t>
      </w:r>
      <w:r w:rsidRPr="001F174A">
        <w:rPr>
          <w:rFonts w:ascii="Arial" w:hAnsi="Arial" w:cs="Arial"/>
          <w:sz w:val="20"/>
          <w:szCs w:val="20"/>
        </w:rPr>
        <w:t xml:space="preserve">C, deberá referenciarse la base documental y técnica que </w:t>
      </w:r>
      <w:r>
        <w:rPr>
          <w:rFonts w:ascii="Arial" w:hAnsi="Arial" w:cs="Arial"/>
          <w:sz w:val="20"/>
          <w:szCs w:val="20"/>
        </w:rPr>
        <w:t>lo soporte.</w:t>
      </w:r>
    </w:p>
    <w:p w:rsidR="009236C7" w:rsidRPr="009236C7" w:rsidRDefault="009236C7" w:rsidP="009236C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9236C7" w:rsidRDefault="009236C7" w:rsidP="009236C7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Todo proceso de contratación, deberá estar incluido en el Plan Anual de Compras (PAC) de TIC del año en curso</w:t>
      </w:r>
      <w:r w:rsidR="003E1DE9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por el monto total a contratar, independiente del período de duración del contrato.</w:t>
      </w:r>
    </w:p>
    <w:p w:rsidR="009236C7" w:rsidRPr="009236C7" w:rsidDel="00834DE4" w:rsidRDefault="009236C7" w:rsidP="009236C7">
      <w:pPr>
        <w:spacing w:after="0" w:line="240" w:lineRule="auto"/>
        <w:jc w:val="both"/>
        <w:rPr>
          <w:del w:id="14" w:author="JPALACIOS" w:date="2014-05-29T16:26:00Z"/>
          <w:rFonts w:ascii="Arial" w:hAnsi="Arial" w:cs="Arial"/>
          <w:sz w:val="20"/>
          <w:szCs w:val="20"/>
        </w:rPr>
      </w:pPr>
    </w:p>
    <w:p w:rsidR="009236C7" w:rsidRPr="00834DE4" w:rsidRDefault="009236C7" w:rsidP="00834DE4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3445D9" w:rsidRPr="00591008" w:rsidRDefault="003445D9" w:rsidP="00CC1D74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591008">
        <w:rPr>
          <w:rFonts w:ascii="Arial" w:hAnsi="Arial" w:cs="Arial"/>
          <w:sz w:val="20"/>
          <w:szCs w:val="20"/>
        </w:rPr>
        <w:t>Cada adquisición deberá ser alineada con un objetivo de TI el mismo que estará alineado con un objetivo estratégico u operativo de la EP PETROECUADOR.</w:t>
      </w:r>
    </w:p>
    <w:p w:rsidR="00C6248B" w:rsidRDefault="00C6248B" w:rsidP="00C6248B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</w:p>
    <w:p w:rsidR="00C6248B" w:rsidRDefault="00C6248B" w:rsidP="00C6248B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presupuesto referencial del servicio o bien a contratar, deberá realizarse en base a tres (3) cotizaciones como mínimo.</w:t>
      </w:r>
    </w:p>
    <w:p w:rsidR="00C6248B" w:rsidRPr="006439E6" w:rsidRDefault="00C6248B" w:rsidP="00C6248B">
      <w:pPr>
        <w:pStyle w:val="Prrafodelista"/>
        <w:ind w:left="993" w:hanging="567"/>
        <w:rPr>
          <w:rFonts w:ascii="Arial" w:hAnsi="Arial" w:cs="Arial"/>
          <w:sz w:val="20"/>
          <w:szCs w:val="20"/>
        </w:rPr>
      </w:pPr>
    </w:p>
    <w:p w:rsidR="00C6248B" w:rsidRDefault="00C6248B" w:rsidP="00C6248B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caso de que el servicio o bien a </w:t>
      </w:r>
      <w:r w:rsidR="003E1DE9">
        <w:rPr>
          <w:rFonts w:ascii="Arial" w:hAnsi="Arial" w:cs="Arial"/>
          <w:sz w:val="20"/>
          <w:szCs w:val="20"/>
        </w:rPr>
        <w:t xml:space="preserve">adquirir  </w:t>
      </w:r>
      <w:r>
        <w:rPr>
          <w:rFonts w:ascii="Arial" w:hAnsi="Arial" w:cs="Arial"/>
          <w:sz w:val="20"/>
          <w:szCs w:val="20"/>
        </w:rPr>
        <w:t>tenga proveedor único autorizado, deberá solicitarse un certificado al proveedor, el cual se adjuntará en la documentación del proceso.</w:t>
      </w:r>
    </w:p>
    <w:p w:rsidR="00C6248B" w:rsidRPr="00B571DE" w:rsidRDefault="00C6248B" w:rsidP="00C6248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C6248B" w:rsidRDefault="00C6248B" w:rsidP="00C6248B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Si el proceso se realiza mediante régimen especial se deberá elaborar y adjuntar una copia del proyecto de resolución de régimen especial para la aprobación del proceso por parte del Gerente de Logística y Abastecimientos.</w:t>
      </w:r>
    </w:p>
    <w:p w:rsidR="00C6248B" w:rsidRPr="00C6248B" w:rsidRDefault="00C6248B" w:rsidP="00C6248B">
      <w:pPr>
        <w:pStyle w:val="Prrafodelista"/>
        <w:rPr>
          <w:rFonts w:ascii="Arial" w:hAnsi="Arial" w:cs="Arial"/>
          <w:sz w:val="20"/>
          <w:szCs w:val="20"/>
        </w:rPr>
      </w:pPr>
    </w:p>
    <w:p w:rsidR="00C6248B" w:rsidRDefault="00C6248B" w:rsidP="00C6248B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certificación presupuestaria deberá solicitarse sobre los valores totales sin considerar el valor del IVA.</w:t>
      </w:r>
    </w:p>
    <w:p w:rsidR="003445D9" w:rsidRDefault="003445D9" w:rsidP="003445D9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</w:p>
    <w:p w:rsidR="00A067C1" w:rsidRDefault="000618BA" w:rsidP="00CC1D74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C1D74">
        <w:rPr>
          <w:rFonts w:ascii="Arial" w:hAnsi="Arial" w:cs="Arial"/>
          <w:sz w:val="20"/>
          <w:szCs w:val="20"/>
        </w:rPr>
        <w:t xml:space="preserve">Los </w:t>
      </w:r>
      <w:r w:rsidR="00383A92" w:rsidRPr="00CC1D74">
        <w:rPr>
          <w:rFonts w:ascii="Arial" w:hAnsi="Arial" w:cs="Arial"/>
          <w:sz w:val="20"/>
          <w:szCs w:val="20"/>
        </w:rPr>
        <w:t xml:space="preserve">equipos de trabajo deberán </w:t>
      </w:r>
      <w:r w:rsidR="00CE05A8">
        <w:rPr>
          <w:rFonts w:ascii="Arial" w:hAnsi="Arial" w:cs="Arial"/>
          <w:sz w:val="20"/>
          <w:szCs w:val="20"/>
        </w:rPr>
        <w:t xml:space="preserve">estar </w:t>
      </w:r>
      <w:r w:rsidR="00CE05A8" w:rsidRPr="00CC1D74">
        <w:rPr>
          <w:rFonts w:ascii="Arial" w:hAnsi="Arial" w:cs="Arial"/>
          <w:sz w:val="20"/>
          <w:szCs w:val="20"/>
        </w:rPr>
        <w:t xml:space="preserve">conformados </w:t>
      </w:r>
      <w:r w:rsidR="00CE05A8">
        <w:rPr>
          <w:rFonts w:ascii="Arial" w:hAnsi="Arial" w:cs="Arial"/>
          <w:sz w:val="20"/>
          <w:szCs w:val="20"/>
        </w:rPr>
        <w:t>de manera multidisciplinaria</w:t>
      </w:r>
      <w:r w:rsidR="00383A92" w:rsidRPr="00CC1D74">
        <w:rPr>
          <w:rFonts w:ascii="Arial" w:hAnsi="Arial" w:cs="Arial"/>
          <w:sz w:val="20"/>
          <w:szCs w:val="20"/>
        </w:rPr>
        <w:t xml:space="preserve">,  </w:t>
      </w:r>
      <w:r w:rsidR="00CE05A8">
        <w:rPr>
          <w:rFonts w:ascii="Arial" w:hAnsi="Arial" w:cs="Arial"/>
          <w:sz w:val="20"/>
          <w:szCs w:val="20"/>
        </w:rPr>
        <w:t>considerando</w:t>
      </w:r>
      <w:r w:rsidR="00383A92" w:rsidRPr="00CC1D74">
        <w:rPr>
          <w:rFonts w:ascii="Arial" w:hAnsi="Arial" w:cs="Arial"/>
          <w:sz w:val="20"/>
          <w:szCs w:val="20"/>
        </w:rPr>
        <w:t xml:space="preserve"> representante</w:t>
      </w:r>
      <w:r w:rsidR="00CE05A8">
        <w:rPr>
          <w:rFonts w:ascii="Arial" w:hAnsi="Arial" w:cs="Arial"/>
          <w:sz w:val="20"/>
          <w:szCs w:val="20"/>
        </w:rPr>
        <w:t>s</w:t>
      </w:r>
      <w:r w:rsidR="00383A92" w:rsidRPr="00CC1D74">
        <w:rPr>
          <w:rFonts w:ascii="Arial" w:hAnsi="Arial" w:cs="Arial"/>
          <w:sz w:val="20"/>
          <w:szCs w:val="20"/>
        </w:rPr>
        <w:t xml:space="preserve"> de </w:t>
      </w:r>
      <w:r w:rsidR="00CE05A8">
        <w:rPr>
          <w:rFonts w:ascii="Arial" w:hAnsi="Arial" w:cs="Arial"/>
          <w:sz w:val="20"/>
          <w:szCs w:val="20"/>
        </w:rPr>
        <w:t xml:space="preserve">las </w:t>
      </w:r>
      <w:r w:rsidR="00383A92" w:rsidRPr="00CC1D74">
        <w:rPr>
          <w:rFonts w:ascii="Arial" w:hAnsi="Arial" w:cs="Arial"/>
          <w:sz w:val="20"/>
          <w:szCs w:val="20"/>
        </w:rPr>
        <w:t>Subgerencia</w:t>
      </w:r>
      <w:r w:rsidR="00CE05A8">
        <w:rPr>
          <w:rFonts w:ascii="Arial" w:hAnsi="Arial" w:cs="Arial"/>
          <w:sz w:val="20"/>
          <w:szCs w:val="20"/>
        </w:rPr>
        <w:t>s involucradas en el objeto de la contratación, un funcionario de la Subgerencia de Arquitectura</w:t>
      </w:r>
      <w:r w:rsidR="00383A92" w:rsidRPr="00CC1D74">
        <w:rPr>
          <w:rFonts w:ascii="Arial" w:hAnsi="Arial" w:cs="Arial"/>
          <w:sz w:val="20"/>
          <w:szCs w:val="20"/>
        </w:rPr>
        <w:t xml:space="preserve"> y funcionarios expertos del área de negocio solicitante.</w:t>
      </w:r>
    </w:p>
    <w:p w:rsidR="00F81958" w:rsidRPr="00F81958" w:rsidRDefault="00F81958" w:rsidP="00F81958">
      <w:pPr>
        <w:pStyle w:val="Prrafodelista"/>
        <w:rPr>
          <w:rFonts w:ascii="Arial" w:hAnsi="Arial" w:cs="Arial"/>
          <w:sz w:val="20"/>
          <w:szCs w:val="20"/>
        </w:rPr>
      </w:pPr>
    </w:p>
    <w:p w:rsidR="006E1086" w:rsidRPr="00CC1D74" w:rsidRDefault="006E1086" w:rsidP="00CC1D74">
      <w:pPr>
        <w:pStyle w:val="Prrafodelista"/>
        <w:spacing w:after="0" w:line="240" w:lineRule="auto"/>
        <w:ind w:left="1506"/>
        <w:jc w:val="both"/>
        <w:rPr>
          <w:rFonts w:ascii="Arial" w:hAnsi="Arial" w:cs="Arial"/>
          <w:sz w:val="20"/>
          <w:szCs w:val="20"/>
        </w:rPr>
      </w:pPr>
    </w:p>
    <w:p w:rsidR="006E1086" w:rsidRPr="00CC1D74" w:rsidRDefault="006E1086" w:rsidP="00CC1D74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C1D74">
        <w:rPr>
          <w:rFonts w:ascii="Arial" w:hAnsi="Arial" w:cs="Arial"/>
          <w:sz w:val="20"/>
          <w:szCs w:val="20"/>
        </w:rPr>
        <w:t>Los diseños de alto nivel y detallados deben considerar los estándares establecidos en TIC para las distintas Subgerencias:</w:t>
      </w:r>
    </w:p>
    <w:p w:rsidR="006E1086" w:rsidRPr="006E1086" w:rsidRDefault="006E1086" w:rsidP="006E1086">
      <w:pPr>
        <w:pStyle w:val="Prrafodelista"/>
        <w:rPr>
          <w:rFonts w:ascii="Arial" w:hAnsi="Arial" w:cs="Arial"/>
        </w:rPr>
      </w:pPr>
    </w:p>
    <w:p w:rsidR="006E1086" w:rsidRPr="00CC1D74" w:rsidRDefault="006E1086" w:rsidP="006E1086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C1D74">
        <w:rPr>
          <w:rFonts w:ascii="Arial" w:hAnsi="Arial" w:cs="Arial"/>
          <w:sz w:val="20"/>
          <w:szCs w:val="20"/>
        </w:rPr>
        <w:t xml:space="preserve"> Subgerencia de Aplicaciones.- Ciclo de Vida de Desarrollo, Plataformas de desarrollo estándar</w:t>
      </w:r>
      <w:r w:rsidR="00C6248B" w:rsidRPr="00CC1D74">
        <w:rPr>
          <w:rFonts w:ascii="Arial" w:hAnsi="Arial" w:cs="Arial"/>
          <w:sz w:val="20"/>
          <w:szCs w:val="20"/>
        </w:rPr>
        <w:t>, dimensionamiento de capacidad requerida para una óptima operación de la solución de software diseñada.</w:t>
      </w:r>
    </w:p>
    <w:p w:rsidR="00C6248B" w:rsidRPr="00CC1D74" w:rsidRDefault="00C6248B" w:rsidP="00C6248B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2292"/>
        <w:jc w:val="both"/>
        <w:rPr>
          <w:rFonts w:ascii="Arial" w:hAnsi="Arial" w:cs="Arial"/>
          <w:sz w:val="20"/>
          <w:szCs w:val="20"/>
        </w:rPr>
      </w:pPr>
    </w:p>
    <w:p w:rsidR="006E1086" w:rsidRPr="00CC1D74" w:rsidRDefault="006E1086" w:rsidP="006E1086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C1D74">
        <w:rPr>
          <w:rFonts w:ascii="Arial" w:hAnsi="Arial" w:cs="Arial"/>
          <w:sz w:val="20"/>
          <w:szCs w:val="20"/>
        </w:rPr>
        <w:t xml:space="preserve"> Subgerencia de Infraestructura.- Motores de base datos, Servidores de aplicaciones, tipos y modelos de equipos de cómputo, softwa</w:t>
      </w:r>
      <w:r w:rsidR="00C6248B" w:rsidRPr="00CC1D74">
        <w:rPr>
          <w:rFonts w:ascii="Arial" w:hAnsi="Arial" w:cs="Arial"/>
          <w:sz w:val="20"/>
          <w:szCs w:val="20"/>
        </w:rPr>
        <w:t>re base, capa de virtualización, dimensionamiento de capacidad requerida en la infraestructura a ser implementada para una óptima operación y sustento de la solución diseñada.</w:t>
      </w:r>
    </w:p>
    <w:p w:rsidR="00C6248B" w:rsidRPr="00CC1D74" w:rsidRDefault="00C6248B" w:rsidP="00C6248B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2292"/>
        <w:jc w:val="both"/>
        <w:rPr>
          <w:rFonts w:ascii="Arial" w:hAnsi="Arial" w:cs="Arial"/>
          <w:sz w:val="20"/>
          <w:szCs w:val="20"/>
        </w:rPr>
      </w:pPr>
    </w:p>
    <w:p w:rsidR="006E1086" w:rsidRPr="00CC1D74" w:rsidRDefault="006E1086" w:rsidP="006E1086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C1D74">
        <w:rPr>
          <w:rFonts w:ascii="Arial" w:hAnsi="Arial" w:cs="Arial"/>
          <w:sz w:val="20"/>
          <w:szCs w:val="20"/>
        </w:rPr>
        <w:t xml:space="preserve"> Subgerencia de Servicios Te</w:t>
      </w:r>
      <w:r w:rsidR="00C6248B" w:rsidRPr="00CC1D74">
        <w:rPr>
          <w:rFonts w:ascii="Arial" w:hAnsi="Arial" w:cs="Arial"/>
          <w:sz w:val="20"/>
          <w:szCs w:val="20"/>
        </w:rPr>
        <w:t>cnológicos.- Modelos de soporte, niveles de servicio requerido.</w:t>
      </w:r>
    </w:p>
    <w:p w:rsidR="00C6248B" w:rsidRPr="00CC1D74" w:rsidRDefault="00C6248B" w:rsidP="00C6248B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6E1086" w:rsidRPr="00CC1D74" w:rsidRDefault="006E1086" w:rsidP="006E1086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C1D74">
        <w:rPr>
          <w:rFonts w:ascii="Arial" w:hAnsi="Arial" w:cs="Arial"/>
          <w:sz w:val="20"/>
          <w:szCs w:val="20"/>
        </w:rPr>
        <w:t>Subgerencia de Arquitectura.- procesos de gobierno TI, lineamientos de seguridad.</w:t>
      </w:r>
    </w:p>
    <w:p w:rsidR="006E1086" w:rsidRDefault="006E1086" w:rsidP="006E1086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</w:rPr>
      </w:pPr>
    </w:p>
    <w:p w:rsidR="006E1086" w:rsidRDefault="006E1086" w:rsidP="006E1086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  <w:r w:rsidRPr="00834DE4">
        <w:rPr>
          <w:rFonts w:ascii="Arial" w:hAnsi="Arial" w:cs="Arial"/>
          <w:sz w:val="20"/>
          <w:szCs w:val="20"/>
        </w:rPr>
        <w:t xml:space="preserve">El Responsable (gestor) de la Adquisición y Mantenimiento de Infraestructura es el encargado de obtener todos los estándares de las distintas Subgerencias aplicables al proceso de adquisición </w:t>
      </w:r>
      <w:r w:rsidR="00984AD7" w:rsidRPr="00834DE4">
        <w:rPr>
          <w:rFonts w:ascii="Arial" w:hAnsi="Arial" w:cs="Arial"/>
          <w:sz w:val="20"/>
          <w:szCs w:val="20"/>
        </w:rPr>
        <w:t>específico</w:t>
      </w:r>
      <w:r>
        <w:rPr>
          <w:rFonts w:ascii="Arial" w:hAnsi="Arial" w:cs="Arial"/>
        </w:rPr>
        <w:t>.</w:t>
      </w:r>
    </w:p>
    <w:p w:rsidR="00984AD7" w:rsidRDefault="00984AD7" w:rsidP="006E1086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</w:p>
    <w:p w:rsidR="00984AD7" w:rsidRPr="00834DE4" w:rsidRDefault="00984AD7" w:rsidP="00984AD7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 w:hanging="425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 xml:space="preserve">Los diseños detallados deben considerar aspectos relevantes para cubrir las necesidades del negocio y además </w:t>
      </w:r>
      <w:r w:rsidR="00CA0EEA" w:rsidRPr="00834DE4">
        <w:rPr>
          <w:rFonts w:ascii="Arial" w:hAnsi="Arial" w:cs="Arial"/>
          <w:sz w:val="20"/>
          <w:szCs w:val="20"/>
        </w:rPr>
        <w:t>definir</w:t>
      </w:r>
      <w:r w:rsidRPr="00834DE4">
        <w:rPr>
          <w:rFonts w:ascii="Arial" w:hAnsi="Arial" w:cs="Arial"/>
          <w:sz w:val="20"/>
          <w:szCs w:val="20"/>
        </w:rPr>
        <w:t xml:space="preserve"> aspectos técnicos </w:t>
      </w:r>
      <w:r w:rsidR="00C6248B" w:rsidRPr="00834DE4">
        <w:rPr>
          <w:rFonts w:ascii="Arial" w:hAnsi="Arial" w:cs="Arial"/>
          <w:sz w:val="20"/>
          <w:szCs w:val="20"/>
        </w:rPr>
        <w:t>como</w:t>
      </w:r>
      <w:r w:rsidRPr="00834DE4">
        <w:rPr>
          <w:rFonts w:ascii="Arial" w:hAnsi="Arial" w:cs="Arial"/>
          <w:sz w:val="20"/>
          <w:szCs w:val="20"/>
        </w:rPr>
        <w:t>:</w:t>
      </w:r>
    </w:p>
    <w:p w:rsidR="00984AD7" w:rsidRPr="00834DE4" w:rsidRDefault="00984AD7" w:rsidP="00984AD7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:rsidR="00984AD7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Funcionalidad esperada</w:t>
      </w:r>
    </w:p>
    <w:p w:rsidR="00C6248B" w:rsidRPr="00834DE4" w:rsidRDefault="00F56789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Diseños globales y detallados que presenten la arquitectura de la solución integral (capa física y lógica de infraestructura, capa de componentes lógicos de la solución de software)</w:t>
      </w:r>
    </w:p>
    <w:p w:rsidR="00CA0EEA" w:rsidRPr="00834DE4" w:rsidRDefault="00C6248B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 xml:space="preserve">Políticas </w:t>
      </w:r>
      <w:r w:rsidR="00CA0EEA" w:rsidRPr="00834DE4">
        <w:rPr>
          <w:rFonts w:ascii="Arial" w:hAnsi="Arial" w:cs="Arial"/>
          <w:sz w:val="20"/>
          <w:szCs w:val="20"/>
        </w:rPr>
        <w:t>de respaldo y recuperación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Garantías técnicas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Nivel de servicio requerido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Necesidades de redundancia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 xml:space="preserve">Capacidades de auditoria y registros de </w:t>
      </w:r>
      <w:proofErr w:type="spellStart"/>
      <w:r w:rsidRPr="00834DE4">
        <w:rPr>
          <w:rFonts w:ascii="Arial" w:hAnsi="Arial" w:cs="Arial"/>
          <w:sz w:val="20"/>
          <w:szCs w:val="20"/>
        </w:rPr>
        <w:t>logs</w:t>
      </w:r>
      <w:proofErr w:type="spellEnd"/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 xml:space="preserve">Modelos </w:t>
      </w:r>
      <w:ins w:id="15" w:author="Fernando Tapia" w:date="2014-06-12T10:32:00Z">
        <w:r w:rsidR="004B788D">
          <w:rPr>
            <w:rFonts w:ascii="Arial" w:hAnsi="Arial" w:cs="Arial"/>
            <w:sz w:val="20"/>
            <w:szCs w:val="20"/>
          </w:rPr>
          <w:t xml:space="preserve">y requerimientos </w:t>
        </w:r>
      </w:ins>
      <w:r w:rsidRPr="00834DE4">
        <w:rPr>
          <w:rFonts w:ascii="Arial" w:hAnsi="Arial" w:cs="Arial"/>
          <w:sz w:val="20"/>
          <w:szCs w:val="20"/>
        </w:rPr>
        <w:t>de licenciamiento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lastRenderedPageBreak/>
        <w:t>Características de propiedad intelectual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Acuerdos de confidencialidad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Criterios de rendimiento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Interoperabilidad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Capacidades de integración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Escalabilidad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Documentación funcional y técnica requerida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Transferencia de conocimientos a varios niveles (Mesa de servicio, centro de Operaciones, especialistas y usuarios)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Identificación de Riesgos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 xml:space="preserve">Fases de pruebas y certificaciones 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Periodo y características de una fase de soporte pos implementación.</w:t>
      </w:r>
    </w:p>
    <w:p w:rsidR="00CA0EEA" w:rsidRDefault="003445D9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 xml:space="preserve">Definir claramente necesidades de soporte con el fin de establecer </w:t>
      </w:r>
      <w:r w:rsidR="00F81958">
        <w:rPr>
          <w:rFonts w:ascii="Arial" w:hAnsi="Arial" w:cs="Arial"/>
          <w:sz w:val="20"/>
          <w:szCs w:val="20"/>
        </w:rPr>
        <w:t xml:space="preserve"> </w:t>
      </w:r>
      <w:r w:rsidRPr="00834DE4">
        <w:rPr>
          <w:rFonts w:ascii="Arial" w:hAnsi="Arial" w:cs="Arial"/>
          <w:sz w:val="20"/>
          <w:szCs w:val="20"/>
        </w:rPr>
        <w:t>futuros contratos de mantenimiento.</w:t>
      </w:r>
    </w:p>
    <w:p w:rsidR="00F81958" w:rsidRDefault="00F81958" w:rsidP="00F819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2292"/>
        <w:jc w:val="both"/>
        <w:rPr>
          <w:rFonts w:ascii="Arial" w:hAnsi="Arial" w:cs="Arial"/>
          <w:sz w:val="20"/>
          <w:szCs w:val="20"/>
        </w:rPr>
      </w:pPr>
    </w:p>
    <w:p w:rsidR="00AB363C" w:rsidRDefault="00166545" w:rsidP="00166545">
      <w:pPr>
        <w:pStyle w:val="Prrafodelista"/>
        <w:numPr>
          <w:ilvl w:val="1"/>
          <w:numId w:val="2"/>
        </w:numPr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166545">
        <w:rPr>
          <w:rFonts w:ascii="Arial" w:hAnsi="Arial" w:cs="Arial"/>
          <w:sz w:val="20"/>
          <w:szCs w:val="20"/>
        </w:rPr>
        <w:t>Una vez analizados los cambios sugeridos por las empresas participantes en el proceso RFI, e</w:t>
      </w:r>
      <w:r w:rsidR="00F81958" w:rsidRPr="00166545">
        <w:rPr>
          <w:rFonts w:ascii="Arial" w:hAnsi="Arial" w:cs="Arial"/>
          <w:sz w:val="20"/>
          <w:szCs w:val="20"/>
        </w:rPr>
        <w:t>s responsabilidad del equipo de trabajo y de la jefatura del Área Técnica responsable decidir si se envía nuevamente el documento RFI</w:t>
      </w:r>
      <w:r>
        <w:rPr>
          <w:rFonts w:ascii="Arial" w:hAnsi="Arial" w:cs="Arial"/>
          <w:sz w:val="20"/>
          <w:szCs w:val="20"/>
        </w:rPr>
        <w:t xml:space="preserve"> actualizado </w:t>
      </w:r>
      <w:r w:rsidR="00F81958" w:rsidRPr="00166545">
        <w:rPr>
          <w:rFonts w:ascii="Arial" w:hAnsi="Arial" w:cs="Arial"/>
          <w:sz w:val="20"/>
          <w:szCs w:val="20"/>
        </w:rPr>
        <w:t>a las empresas participantes para que realicen una nueva cotización</w:t>
      </w:r>
      <w:r>
        <w:rPr>
          <w:rFonts w:ascii="Arial" w:hAnsi="Arial" w:cs="Arial"/>
          <w:sz w:val="20"/>
          <w:szCs w:val="20"/>
        </w:rPr>
        <w:t>.</w:t>
      </w:r>
      <w:r w:rsidR="00F81958" w:rsidRPr="00166545">
        <w:rPr>
          <w:rFonts w:ascii="Arial" w:hAnsi="Arial" w:cs="Arial"/>
          <w:sz w:val="20"/>
          <w:szCs w:val="20"/>
        </w:rPr>
        <w:t xml:space="preserve"> </w:t>
      </w:r>
    </w:p>
    <w:p w:rsidR="00166545" w:rsidRPr="00166545" w:rsidRDefault="00166545" w:rsidP="00166545">
      <w:pPr>
        <w:pStyle w:val="Prrafodelista"/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:rsidR="00AB363C" w:rsidRPr="00166545" w:rsidRDefault="00166545" w:rsidP="00F81958">
      <w:pPr>
        <w:pStyle w:val="Prrafodelista"/>
        <w:numPr>
          <w:ilvl w:val="1"/>
          <w:numId w:val="2"/>
        </w:numPr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166545">
        <w:rPr>
          <w:rFonts w:ascii="Arial" w:hAnsi="Arial" w:cs="Arial"/>
          <w:sz w:val="20"/>
          <w:szCs w:val="20"/>
        </w:rPr>
        <w:t xml:space="preserve">La </w:t>
      </w:r>
      <w:r w:rsidR="00AB363C" w:rsidRPr="00166545">
        <w:rPr>
          <w:rFonts w:ascii="Arial" w:hAnsi="Arial" w:cs="Arial"/>
          <w:sz w:val="20"/>
          <w:szCs w:val="20"/>
        </w:rPr>
        <w:t xml:space="preserve">información </w:t>
      </w:r>
      <w:r w:rsidRPr="00166545">
        <w:rPr>
          <w:rFonts w:ascii="Arial" w:hAnsi="Arial" w:cs="Arial"/>
          <w:sz w:val="20"/>
          <w:szCs w:val="20"/>
        </w:rPr>
        <w:t>consolidada</w:t>
      </w:r>
      <w:r>
        <w:rPr>
          <w:rFonts w:ascii="Arial" w:hAnsi="Arial" w:cs="Arial"/>
          <w:sz w:val="20"/>
          <w:szCs w:val="20"/>
        </w:rPr>
        <w:t xml:space="preserve"> y validada</w:t>
      </w:r>
      <w:r w:rsidRPr="00166545">
        <w:rPr>
          <w:rFonts w:ascii="Arial" w:hAnsi="Arial" w:cs="Arial"/>
          <w:sz w:val="20"/>
          <w:szCs w:val="20"/>
        </w:rPr>
        <w:t xml:space="preserve">, obtenida </w:t>
      </w:r>
      <w:r w:rsidR="00AB363C" w:rsidRPr="00166545">
        <w:rPr>
          <w:rFonts w:ascii="Arial" w:hAnsi="Arial" w:cs="Arial"/>
          <w:sz w:val="20"/>
          <w:szCs w:val="20"/>
        </w:rPr>
        <w:t xml:space="preserve">del proceso RFI </w:t>
      </w:r>
      <w:r w:rsidRPr="00166545">
        <w:rPr>
          <w:rFonts w:ascii="Arial" w:hAnsi="Arial" w:cs="Arial"/>
          <w:sz w:val="20"/>
          <w:szCs w:val="20"/>
        </w:rPr>
        <w:t xml:space="preserve">deberá </w:t>
      </w:r>
      <w:r>
        <w:rPr>
          <w:rFonts w:ascii="Arial" w:hAnsi="Arial" w:cs="Arial"/>
          <w:sz w:val="20"/>
          <w:szCs w:val="20"/>
        </w:rPr>
        <w:t xml:space="preserve">formar parte </w:t>
      </w:r>
      <w:r w:rsidR="00AB363C" w:rsidRPr="00166545">
        <w:rPr>
          <w:rFonts w:ascii="Arial" w:hAnsi="Arial" w:cs="Arial"/>
          <w:sz w:val="20"/>
          <w:szCs w:val="20"/>
        </w:rPr>
        <w:t>del Informe Técnico</w:t>
      </w:r>
      <w:r w:rsidR="00CE05A8" w:rsidRPr="00166545">
        <w:rPr>
          <w:rFonts w:ascii="Arial" w:hAnsi="Arial" w:cs="Arial"/>
          <w:sz w:val="20"/>
          <w:szCs w:val="20"/>
        </w:rPr>
        <w:t>.</w:t>
      </w:r>
    </w:p>
    <w:p w:rsidR="003445D9" w:rsidRPr="00E1289E" w:rsidRDefault="003445D9" w:rsidP="00E1289E">
      <w:pPr>
        <w:pStyle w:val="Prrafodelista"/>
        <w:numPr>
          <w:ilvl w:val="1"/>
          <w:numId w:val="2"/>
        </w:numPr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:rsidR="00396EB0" w:rsidRPr="00E1289E" w:rsidRDefault="00C87758" w:rsidP="00E1289E">
      <w:pPr>
        <w:pStyle w:val="Prrafodelista"/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E1289E">
        <w:rPr>
          <w:rFonts w:ascii="Arial" w:hAnsi="Arial" w:cs="Arial"/>
          <w:sz w:val="20"/>
          <w:szCs w:val="20"/>
        </w:rPr>
        <w:t xml:space="preserve">El Rol “Propietario del Proceso </w:t>
      </w:r>
      <w:r w:rsidR="00BB2021" w:rsidRPr="00E1289E">
        <w:rPr>
          <w:rFonts w:ascii="Arial" w:hAnsi="Arial" w:cs="Arial"/>
          <w:sz w:val="20"/>
          <w:szCs w:val="20"/>
        </w:rPr>
        <w:t>Adquirir y Mantener Infraestructura</w:t>
      </w:r>
      <w:r w:rsidRPr="00E1289E">
        <w:rPr>
          <w:rFonts w:ascii="Arial" w:hAnsi="Arial" w:cs="Arial"/>
          <w:sz w:val="20"/>
          <w:szCs w:val="20"/>
        </w:rPr>
        <w:t>” debe tener dos responsables: principal y alterno, designados por el Gerente de TIC.</w:t>
      </w:r>
      <w:r w:rsidR="00396EB0" w:rsidRPr="00E1289E">
        <w:rPr>
          <w:rFonts w:ascii="Arial" w:hAnsi="Arial" w:cs="Arial"/>
          <w:sz w:val="20"/>
          <w:szCs w:val="20"/>
        </w:rPr>
        <w:t xml:space="preserve"> </w:t>
      </w:r>
    </w:p>
    <w:p w:rsidR="00C87758" w:rsidRPr="00396EB0" w:rsidRDefault="00C87758" w:rsidP="00396EB0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b/>
          <w:u w:val="single"/>
        </w:rPr>
      </w:pPr>
    </w:p>
    <w:p w:rsidR="00C87758" w:rsidRDefault="00C87758" w:rsidP="00C877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  <w:r w:rsidRPr="009A796B">
        <w:rPr>
          <w:rFonts w:ascii="Arial" w:hAnsi="Arial" w:cs="Arial"/>
          <w:b/>
          <w:u w:val="single"/>
        </w:rPr>
        <w:t>Funci</w:t>
      </w:r>
      <w:r>
        <w:rPr>
          <w:rFonts w:ascii="Arial" w:hAnsi="Arial" w:cs="Arial"/>
          <w:b/>
          <w:u w:val="single"/>
        </w:rPr>
        <w:t>ones</w:t>
      </w:r>
      <w:r w:rsidR="00BD6D08">
        <w:rPr>
          <w:rFonts w:ascii="Arial" w:hAnsi="Arial" w:cs="Arial"/>
          <w:b/>
          <w:u w:val="single"/>
        </w:rPr>
        <w:t xml:space="preserve"> </w:t>
      </w:r>
      <w:proofErr w:type="gramStart"/>
      <w:r>
        <w:rPr>
          <w:rFonts w:ascii="Arial" w:hAnsi="Arial" w:cs="Arial"/>
          <w:b/>
          <w:u w:val="single"/>
        </w:rPr>
        <w:t>principales</w:t>
      </w:r>
      <w:proofErr w:type="gramEnd"/>
      <w:r w:rsidRPr="00643268">
        <w:rPr>
          <w:rFonts w:ascii="Arial" w:hAnsi="Arial" w:cs="Arial"/>
        </w:rPr>
        <w:t xml:space="preserve">: </w:t>
      </w:r>
    </w:p>
    <w:p w:rsidR="00C87758" w:rsidRDefault="00C87758" w:rsidP="00C877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</w:p>
    <w:p w:rsidR="00C87758" w:rsidRPr="00E1289E" w:rsidRDefault="00C87758" w:rsidP="00C87758">
      <w:pPr>
        <w:pStyle w:val="Prrafodelista"/>
        <w:numPr>
          <w:ilvl w:val="2"/>
          <w:numId w:val="2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701" w:hanging="425"/>
        <w:jc w:val="both"/>
        <w:rPr>
          <w:rFonts w:ascii="Arial" w:hAnsi="Arial" w:cs="Arial"/>
          <w:sz w:val="20"/>
          <w:szCs w:val="20"/>
        </w:rPr>
      </w:pPr>
      <w:r w:rsidRPr="00E1289E">
        <w:rPr>
          <w:rFonts w:ascii="Arial" w:hAnsi="Arial" w:cs="Arial"/>
          <w:sz w:val="20"/>
          <w:szCs w:val="20"/>
        </w:rPr>
        <w:t xml:space="preserve">El Propietario del proceso </w:t>
      </w:r>
      <w:r w:rsidR="00BB2021" w:rsidRPr="00E1289E">
        <w:rPr>
          <w:rFonts w:ascii="Arial" w:hAnsi="Arial" w:cs="Arial"/>
          <w:sz w:val="20"/>
          <w:szCs w:val="20"/>
        </w:rPr>
        <w:t xml:space="preserve">Adquirir y Mantener Infraestructura </w:t>
      </w:r>
      <w:r w:rsidRPr="00E1289E">
        <w:rPr>
          <w:rFonts w:ascii="Arial" w:hAnsi="Arial" w:cs="Arial"/>
          <w:sz w:val="20"/>
          <w:szCs w:val="20"/>
        </w:rPr>
        <w:t xml:space="preserve">es el responsable frente a la Gerencia de </w:t>
      </w:r>
      <w:proofErr w:type="spellStart"/>
      <w:r w:rsidRPr="00E1289E">
        <w:rPr>
          <w:rFonts w:ascii="Arial" w:hAnsi="Arial" w:cs="Arial"/>
          <w:sz w:val="20"/>
          <w:szCs w:val="20"/>
        </w:rPr>
        <w:t>TICs</w:t>
      </w:r>
      <w:proofErr w:type="spellEnd"/>
      <w:r w:rsidRPr="00E1289E">
        <w:rPr>
          <w:rFonts w:ascii="Arial" w:hAnsi="Arial" w:cs="Arial"/>
          <w:sz w:val="20"/>
          <w:szCs w:val="20"/>
        </w:rPr>
        <w:t xml:space="preserve"> de que el proceso cumple sus objetivos. Encargado de supervisar el proceso y asegurar que es seguido por la Gerencia de </w:t>
      </w:r>
      <w:proofErr w:type="spellStart"/>
      <w:r w:rsidRPr="00E1289E">
        <w:rPr>
          <w:rFonts w:ascii="Arial" w:hAnsi="Arial" w:cs="Arial"/>
          <w:sz w:val="20"/>
          <w:szCs w:val="20"/>
        </w:rPr>
        <w:t>TICs</w:t>
      </w:r>
      <w:proofErr w:type="spellEnd"/>
      <w:r w:rsidRPr="00E1289E">
        <w:rPr>
          <w:rFonts w:ascii="Arial" w:hAnsi="Arial" w:cs="Arial"/>
          <w:sz w:val="20"/>
          <w:szCs w:val="20"/>
        </w:rPr>
        <w:t>, además desarrolla planes para mejorar el proceso. Si una desviación o problema en el seguimiento del proceso es identificado, el propietario del proceso debe buscar la causa y garantizar que tomará acciones correctivas para mejorar la situación.</w:t>
      </w:r>
    </w:p>
    <w:p w:rsidR="00C87758" w:rsidRPr="00E1289E" w:rsidRDefault="00C87758" w:rsidP="00C8775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C87758" w:rsidRPr="00E1289E" w:rsidRDefault="00C87758" w:rsidP="00C87758">
      <w:pPr>
        <w:pStyle w:val="Prrafodelista"/>
        <w:numPr>
          <w:ilvl w:val="2"/>
          <w:numId w:val="2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701" w:hanging="425"/>
        <w:jc w:val="both"/>
        <w:rPr>
          <w:rFonts w:ascii="Arial" w:hAnsi="Arial" w:cs="Arial"/>
          <w:sz w:val="20"/>
          <w:szCs w:val="20"/>
        </w:rPr>
      </w:pPr>
      <w:r w:rsidRPr="00E1289E">
        <w:rPr>
          <w:rFonts w:ascii="Arial" w:hAnsi="Arial" w:cs="Arial"/>
          <w:sz w:val="20"/>
          <w:szCs w:val="20"/>
        </w:rPr>
        <w:t xml:space="preserve">Es responsable  de que el proceso de </w:t>
      </w:r>
      <w:r w:rsidR="00CC1D74" w:rsidRPr="00E1289E">
        <w:rPr>
          <w:rFonts w:ascii="Arial" w:hAnsi="Arial" w:cs="Arial"/>
          <w:sz w:val="20"/>
          <w:szCs w:val="20"/>
        </w:rPr>
        <w:t xml:space="preserve">Adquirir y Mantener Infraestructura </w:t>
      </w:r>
      <w:r w:rsidRPr="00E1289E">
        <w:rPr>
          <w:rFonts w:ascii="Arial" w:hAnsi="Arial" w:cs="Arial"/>
          <w:sz w:val="20"/>
          <w:szCs w:val="20"/>
        </w:rPr>
        <w:t xml:space="preserve">y sus herramientas se integren con otros procesos. </w:t>
      </w:r>
    </w:p>
    <w:p w:rsidR="00C87758" w:rsidRPr="00E1289E" w:rsidRDefault="00C87758" w:rsidP="00C8775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276"/>
        <w:jc w:val="both"/>
        <w:rPr>
          <w:rFonts w:ascii="Arial" w:hAnsi="Arial" w:cs="Arial"/>
          <w:sz w:val="20"/>
          <w:szCs w:val="20"/>
        </w:rPr>
      </w:pPr>
    </w:p>
    <w:p w:rsidR="00C87758" w:rsidRPr="00E1289E" w:rsidRDefault="00BB2021" w:rsidP="00C87758">
      <w:pPr>
        <w:pStyle w:val="Prrafodelista"/>
        <w:numPr>
          <w:ilvl w:val="2"/>
          <w:numId w:val="2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701" w:hanging="425"/>
        <w:jc w:val="both"/>
        <w:rPr>
          <w:rFonts w:ascii="Arial" w:hAnsi="Arial" w:cs="Arial"/>
          <w:sz w:val="20"/>
          <w:szCs w:val="20"/>
        </w:rPr>
      </w:pPr>
      <w:r w:rsidRPr="00E1289E">
        <w:rPr>
          <w:rFonts w:ascii="Arial" w:hAnsi="Arial" w:cs="Arial"/>
          <w:sz w:val="20"/>
          <w:szCs w:val="20"/>
        </w:rPr>
        <w:t xml:space="preserve">Guiar, </w:t>
      </w:r>
      <w:r w:rsidR="00C87758" w:rsidRPr="00E1289E">
        <w:rPr>
          <w:rFonts w:ascii="Arial" w:hAnsi="Arial" w:cs="Arial"/>
          <w:sz w:val="20"/>
          <w:szCs w:val="20"/>
        </w:rPr>
        <w:t>analizar y verifica</w:t>
      </w:r>
      <w:r w:rsidRPr="00E1289E">
        <w:rPr>
          <w:rFonts w:ascii="Arial" w:hAnsi="Arial" w:cs="Arial"/>
          <w:sz w:val="20"/>
          <w:szCs w:val="20"/>
        </w:rPr>
        <w:t>r</w:t>
      </w:r>
      <w:ins w:id="16" w:author="Fernando Tapia" w:date="2014-03-20T14:19:00Z">
        <w:r w:rsidR="00C87758" w:rsidRPr="00E1289E">
          <w:rPr>
            <w:rFonts w:ascii="Arial" w:hAnsi="Arial" w:cs="Arial"/>
            <w:sz w:val="20"/>
            <w:szCs w:val="20"/>
          </w:rPr>
          <w:t xml:space="preserve"> </w:t>
        </w:r>
      </w:ins>
      <w:r w:rsidRPr="00E1289E">
        <w:rPr>
          <w:rFonts w:ascii="Arial" w:hAnsi="Arial" w:cs="Arial"/>
          <w:sz w:val="20"/>
          <w:szCs w:val="20"/>
        </w:rPr>
        <w:t>que cada proceso de adquisición cumpla con el proceso definido.</w:t>
      </w:r>
    </w:p>
    <w:p w:rsidR="00C87758" w:rsidRPr="001771E4" w:rsidRDefault="00C87758" w:rsidP="00C8775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</w:rPr>
      </w:pPr>
    </w:p>
    <w:p w:rsidR="00C87758" w:rsidRPr="00E1289E" w:rsidRDefault="00C87758" w:rsidP="00E44E37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 w:hanging="425"/>
        <w:jc w:val="both"/>
        <w:rPr>
          <w:rFonts w:ascii="Arial" w:hAnsi="Arial" w:cs="Arial"/>
          <w:sz w:val="20"/>
          <w:szCs w:val="20"/>
        </w:rPr>
      </w:pPr>
      <w:r w:rsidRPr="00E1289E">
        <w:rPr>
          <w:rFonts w:ascii="Arial" w:hAnsi="Arial" w:cs="Arial"/>
          <w:sz w:val="20"/>
          <w:szCs w:val="20"/>
        </w:rPr>
        <w:t>El Rol “Responsable (gestor) d</w:t>
      </w:r>
      <w:r w:rsidR="00BB2021" w:rsidRPr="00E1289E">
        <w:rPr>
          <w:rFonts w:ascii="Arial" w:hAnsi="Arial" w:cs="Arial"/>
          <w:sz w:val="20"/>
          <w:szCs w:val="20"/>
        </w:rPr>
        <w:t>e la Adquisición y Mantenimiento de Infraestructura</w:t>
      </w:r>
      <w:r w:rsidRPr="00E1289E">
        <w:rPr>
          <w:rFonts w:ascii="Arial" w:hAnsi="Arial" w:cs="Arial"/>
          <w:sz w:val="20"/>
          <w:szCs w:val="20"/>
        </w:rPr>
        <w:t xml:space="preserve">” identifica al funcionario que gestionará </w:t>
      </w:r>
      <w:r w:rsidR="004B788D" w:rsidRPr="00E1289E">
        <w:rPr>
          <w:rFonts w:ascii="Arial" w:hAnsi="Arial" w:cs="Arial"/>
          <w:sz w:val="20"/>
          <w:szCs w:val="20"/>
        </w:rPr>
        <w:t xml:space="preserve">un </w:t>
      </w:r>
      <w:r w:rsidR="00BB2021" w:rsidRPr="00E1289E">
        <w:rPr>
          <w:rFonts w:ascii="Arial" w:hAnsi="Arial" w:cs="Arial"/>
          <w:sz w:val="20"/>
          <w:szCs w:val="20"/>
        </w:rPr>
        <w:t>proceso de adquisición</w:t>
      </w:r>
      <w:r w:rsidR="004B788D" w:rsidRPr="00E1289E">
        <w:rPr>
          <w:rFonts w:ascii="Arial" w:hAnsi="Arial" w:cs="Arial"/>
          <w:sz w:val="20"/>
          <w:szCs w:val="20"/>
        </w:rPr>
        <w:t xml:space="preserve"> especifico</w:t>
      </w:r>
      <w:r w:rsidRPr="00E1289E">
        <w:rPr>
          <w:rFonts w:ascii="Arial" w:hAnsi="Arial" w:cs="Arial"/>
          <w:sz w:val="20"/>
          <w:szCs w:val="20"/>
        </w:rPr>
        <w:t xml:space="preserve">. </w:t>
      </w:r>
    </w:p>
    <w:p w:rsidR="00BB2021" w:rsidRPr="00E1289E" w:rsidRDefault="00BB2021" w:rsidP="00C877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:rsidR="00C87758" w:rsidRPr="00E1289E" w:rsidRDefault="00C87758" w:rsidP="00C877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E1289E">
        <w:rPr>
          <w:rFonts w:ascii="Arial" w:hAnsi="Arial" w:cs="Arial"/>
          <w:b/>
          <w:sz w:val="20"/>
          <w:szCs w:val="20"/>
          <w:u w:val="single"/>
        </w:rPr>
        <w:t xml:space="preserve">Funciones </w:t>
      </w:r>
      <w:proofErr w:type="gramStart"/>
      <w:r w:rsidRPr="00E1289E">
        <w:rPr>
          <w:rFonts w:ascii="Arial" w:hAnsi="Arial" w:cs="Arial"/>
          <w:b/>
          <w:sz w:val="20"/>
          <w:szCs w:val="20"/>
          <w:u w:val="single"/>
        </w:rPr>
        <w:t>principales</w:t>
      </w:r>
      <w:proofErr w:type="gramEnd"/>
      <w:r w:rsidRPr="00E1289E">
        <w:rPr>
          <w:rFonts w:ascii="Arial" w:hAnsi="Arial" w:cs="Arial"/>
          <w:sz w:val="20"/>
          <w:szCs w:val="20"/>
        </w:rPr>
        <w:t>:</w:t>
      </w:r>
    </w:p>
    <w:p w:rsidR="00C87758" w:rsidRPr="00E1289E" w:rsidRDefault="00C87758" w:rsidP="00C877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:rsidR="00C87758" w:rsidRPr="00E1289E" w:rsidRDefault="00BB2021" w:rsidP="00C87758">
      <w:pPr>
        <w:pStyle w:val="Prrafodelista"/>
        <w:numPr>
          <w:ilvl w:val="2"/>
          <w:numId w:val="2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701" w:hanging="425"/>
        <w:jc w:val="both"/>
        <w:rPr>
          <w:ins w:id="17" w:author="Fernando Tapia" w:date="2014-03-20T14:19:00Z"/>
          <w:rFonts w:ascii="Arial" w:hAnsi="Arial" w:cs="Arial"/>
          <w:sz w:val="20"/>
          <w:szCs w:val="20"/>
        </w:rPr>
      </w:pPr>
      <w:r w:rsidRPr="00E1289E">
        <w:rPr>
          <w:rFonts w:ascii="Arial" w:hAnsi="Arial" w:cs="Arial"/>
          <w:sz w:val="20"/>
          <w:szCs w:val="20"/>
        </w:rPr>
        <w:t>Levantar, e</w:t>
      </w:r>
      <w:r w:rsidR="00C87758" w:rsidRPr="00E1289E">
        <w:rPr>
          <w:rFonts w:ascii="Arial" w:hAnsi="Arial" w:cs="Arial"/>
          <w:sz w:val="20"/>
          <w:szCs w:val="20"/>
        </w:rPr>
        <w:t xml:space="preserve">laborar y entregar </w:t>
      </w:r>
      <w:r w:rsidRPr="00E1289E">
        <w:rPr>
          <w:rFonts w:ascii="Arial" w:hAnsi="Arial" w:cs="Arial"/>
          <w:sz w:val="20"/>
          <w:szCs w:val="20"/>
        </w:rPr>
        <w:t>los documentos necesarios dentro del proceso de adquisición.</w:t>
      </w:r>
    </w:p>
    <w:p w:rsidR="00C87758" w:rsidRPr="00E1289E" w:rsidRDefault="00C87758" w:rsidP="00C877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701"/>
        <w:jc w:val="both"/>
        <w:rPr>
          <w:ins w:id="18" w:author="Fernando Tapia" w:date="2014-03-20T14:19:00Z"/>
          <w:rFonts w:ascii="Arial" w:hAnsi="Arial" w:cs="Arial"/>
          <w:sz w:val="20"/>
          <w:szCs w:val="20"/>
        </w:rPr>
      </w:pPr>
    </w:p>
    <w:p w:rsidR="00C87758" w:rsidRPr="00E1289E" w:rsidRDefault="00BB2021" w:rsidP="00C87758">
      <w:pPr>
        <w:pStyle w:val="Prrafodelista"/>
        <w:numPr>
          <w:ilvl w:val="2"/>
          <w:numId w:val="2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701" w:hanging="425"/>
        <w:jc w:val="both"/>
        <w:rPr>
          <w:rFonts w:ascii="Arial" w:hAnsi="Arial" w:cs="Arial"/>
          <w:sz w:val="20"/>
          <w:szCs w:val="20"/>
        </w:rPr>
      </w:pPr>
      <w:r w:rsidRPr="00E1289E">
        <w:rPr>
          <w:rFonts w:ascii="Arial" w:hAnsi="Arial" w:cs="Arial"/>
          <w:sz w:val="20"/>
          <w:szCs w:val="20"/>
        </w:rPr>
        <w:t>Intercambiar información relevante con los proveedores con el fin lograr ejecutar el proceso RFI de manera adecuada.</w:t>
      </w:r>
    </w:p>
    <w:p w:rsidR="00C87758" w:rsidRPr="00E1289E" w:rsidRDefault="00C87758" w:rsidP="00C8775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396EB0" w:rsidRPr="00E1289E" w:rsidRDefault="00396EB0" w:rsidP="00396EB0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827881" w:rsidRPr="00E1289E" w:rsidRDefault="00827881" w:rsidP="00827881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 w:hanging="425"/>
        <w:jc w:val="both"/>
        <w:rPr>
          <w:rFonts w:ascii="Arial" w:hAnsi="Arial" w:cs="Arial"/>
          <w:sz w:val="20"/>
          <w:szCs w:val="20"/>
        </w:rPr>
      </w:pPr>
      <w:r w:rsidRPr="00E1289E">
        <w:rPr>
          <w:rFonts w:ascii="Arial" w:hAnsi="Arial" w:cs="Arial"/>
          <w:sz w:val="20"/>
          <w:szCs w:val="20"/>
        </w:rPr>
        <w:t>Las adquisiciones por ínfima cuantía que sean ejecutadas fuera de la ciudad de Quito serán autorizadas por los Jefes Zonales directamente.</w:t>
      </w:r>
    </w:p>
    <w:p w:rsidR="00827881" w:rsidRPr="00E1289E" w:rsidRDefault="00827881" w:rsidP="00592EAD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:rsidR="00827881" w:rsidRPr="00E1289E" w:rsidRDefault="00827881" w:rsidP="00827881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 w:hanging="425"/>
        <w:jc w:val="both"/>
        <w:rPr>
          <w:rFonts w:ascii="Arial" w:hAnsi="Arial" w:cs="Arial"/>
          <w:sz w:val="20"/>
          <w:szCs w:val="20"/>
        </w:rPr>
      </w:pPr>
      <w:r w:rsidRPr="00E1289E">
        <w:rPr>
          <w:rFonts w:ascii="Arial" w:hAnsi="Arial" w:cs="Arial"/>
          <w:sz w:val="20"/>
          <w:szCs w:val="20"/>
        </w:rPr>
        <w:t>Cuando el monto del proceso de adquisición no supera los $500,000.00 este proceso será autorizado por el Subgerente respectivo.</w:t>
      </w:r>
    </w:p>
    <w:p w:rsidR="00827881" w:rsidRPr="00E1289E" w:rsidRDefault="00827881" w:rsidP="00592EAD">
      <w:pPr>
        <w:pStyle w:val="Prrafodelista"/>
        <w:rPr>
          <w:rFonts w:ascii="Arial" w:hAnsi="Arial" w:cs="Arial"/>
          <w:sz w:val="20"/>
          <w:szCs w:val="20"/>
        </w:rPr>
      </w:pPr>
    </w:p>
    <w:p w:rsidR="00827881" w:rsidRPr="00E1289E" w:rsidRDefault="00827881" w:rsidP="00827881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 w:hanging="425"/>
        <w:jc w:val="both"/>
        <w:rPr>
          <w:rFonts w:ascii="Arial" w:hAnsi="Arial" w:cs="Arial"/>
          <w:sz w:val="20"/>
          <w:szCs w:val="20"/>
        </w:rPr>
      </w:pPr>
      <w:r w:rsidRPr="00E1289E">
        <w:rPr>
          <w:rFonts w:ascii="Arial" w:hAnsi="Arial" w:cs="Arial"/>
          <w:sz w:val="20"/>
          <w:szCs w:val="20"/>
        </w:rPr>
        <w:t>Cuando el monto del proceso de adquisición supera los $500,000.00 este proceso será autorizado por el Señor Gerente de Tecnologías de la Información y Comunicaciones.</w:t>
      </w:r>
    </w:p>
    <w:p w:rsidR="00244EEF" w:rsidRPr="00E1289E" w:rsidRDefault="00244EEF" w:rsidP="00592EAD">
      <w:pPr>
        <w:pStyle w:val="Prrafodelista"/>
        <w:rPr>
          <w:rFonts w:ascii="Arial" w:hAnsi="Arial" w:cs="Arial"/>
          <w:sz w:val="20"/>
          <w:szCs w:val="20"/>
        </w:rPr>
      </w:pPr>
    </w:p>
    <w:p w:rsidR="00244EEF" w:rsidRPr="00E1289E" w:rsidRDefault="00244EEF" w:rsidP="00827881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 w:hanging="425"/>
        <w:jc w:val="both"/>
        <w:rPr>
          <w:rFonts w:ascii="Arial" w:hAnsi="Arial" w:cs="Arial"/>
          <w:sz w:val="20"/>
          <w:szCs w:val="20"/>
        </w:rPr>
      </w:pPr>
      <w:r w:rsidRPr="00E1289E">
        <w:rPr>
          <w:rFonts w:ascii="Arial" w:hAnsi="Arial" w:cs="Arial"/>
          <w:sz w:val="20"/>
          <w:szCs w:val="20"/>
        </w:rPr>
        <w:t>Es responsabilidad del gestor de cada adquisición, en conjunto con el Jefe de Área  respectiva determinar la necesidad o no de realizar un análisis costo beneficio.</w:t>
      </w:r>
    </w:p>
    <w:p w:rsidR="000275DF" w:rsidRPr="00914108" w:rsidRDefault="007E637E" w:rsidP="002955BE">
      <w:pPr>
        <w:pStyle w:val="Ttulo1"/>
        <w:numPr>
          <w:ilvl w:val="0"/>
          <w:numId w:val="2"/>
        </w:numPr>
      </w:pPr>
      <w:bookmarkStart w:id="19" w:name="_Toc373242614"/>
      <w:bookmarkStart w:id="20" w:name="_Toc390180545"/>
      <w:r w:rsidRPr="00B17031">
        <w:t>Documentos relacionados</w:t>
      </w:r>
      <w:bookmarkEnd w:id="19"/>
      <w:bookmarkEnd w:id="20"/>
    </w:p>
    <w:tbl>
      <w:tblPr>
        <w:tblW w:w="4644" w:type="pct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93"/>
        <w:gridCol w:w="10941"/>
      </w:tblGrid>
      <w:tr w:rsidR="000275DF" w:rsidRPr="00414075" w:rsidTr="002F5844">
        <w:trPr>
          <w:trHeight w:val="272"/>
          <w:tblHeader/>
        </w:trPr>
        <w:tc>
          <w:tcPr>
            <w:tcW w:w="1017" w:type="pct"/>
            <w:shd w:val="clear" w:color="auto" w:fill="DBE5F1"/>
            <w:vAlign w:val="center"/>
          </w:tcPr>
          <w:p w:rsidR="000275DF" w:rsidRPr="00414075" w:rsidRDefault="000275DF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414075">
              <w:rPr>
                <w:rFonts w:ascii="Arial" w:hAnsi="Arial" w:cs="Arial"/>
                <w:b/>
                <w:sz w:val="20"/>
                <w:szCs w:val="20"/>
                <w:lang w:val="es-MX"/>
              </w:rPr>
              <w:t>CÓDIGO</w:t>
            </w:r>
          </w:p>
        </w:tc>
        <w:tc>
          <w:tcPr>
            <w:tcW w:w="3983" w:type="pct"/>
            <w:shd w:val="clear" w:color="auto" w:fill="DBE5F1"/>
            <w:vAlign w:val="center"/>
          </w:tcPr>
          <w:p w:rsidR="000275DF" w:rsidRPr="00414075" w:rsidRDefault="000275DF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414075">
              <w:rPr>
                <w:rFonts w:ascii="Arial" w:hAnsi="Arial" w:cs="Arial"/>
                <w:b/>
                <w:sz w:val="20"/>
                <w:szCs w:val="20"/>
                <w:lang w:val="es-MX"/>
              </w:rPr>
              <w:t>NOMBRE</w:t>
            </w:r>
          </w:p>
        </w:tc>
      </w:tr>
      <w:tr w:rsidR="009547C7" w:rsidRPr="00414075" w:rsidTr="002F5844">
        <w:trPr>
          <w:trHeight w:val="125"/>
        </w:trPr>
        <w:tc>
          <w:tcPr>
            <w:tcW w:w="1017" w:type="pct"/>
          </w:tcPr>
          <w:p w:rsidR="009547C7" w:rsidRPr="00414075" w:rsidRDefault="009547C7" w:rsidP="00E02423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414075">
              <w:rPr>
                <w:rFonts w:ascii="Arial" w:hAnsi="Arial" w:cs="Arial"/>
                <w:sz w:val="20"/>
                <w:szCs w:val="20"/>
                <w:lang w:val="es-ES"/>
              </w:rPr>
              <w:t>TIC.DR-01</w:t>
            </w:r>
          </w:p>
        </w:tc>
        <w:tc>
          <w:tcPr>
            <w:tcW w:w="3983" w:type="pct"/>
          </w:tcPr>
          <w:p w:rsidR="009547C7" w:rsidRPr="00414075" w:rsidRDefault="009547C7" w:rsidP="00095BD9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414075">
              <w:rPr>
                <w:rFonts w:ascii="Arial" w:hAnsi="Arial" w:cs="Arial"/>
                <w:sz w:val="20"/>
                <w:szCs w:val="20"/>
                <w:lang w:val="es-ES"/>
              </w:rPr>
              <w:t>Equivalencia entre roles de proceso y cargos</w:t>
            </w:r>
          </w:p>
        </w:tc>
      </w:tr>
      <w:tr w:rsidR="009547C7" w:rsidRPr="00414075" w:rsidTr="002F5844">
        <w:trPr>
          <w:trHeight w:val="70"/>
        </w:trPr>
        <w:tc>
          <w:tcPr>
            <w:tcW w:w="1017" w:type="pct"/>
          </w:tcPr>
          <w:p w:rsidR="009547C7" w:rsidRPr="00414075" w:rsidRDefault="009547C7" w:rsidP="00E02423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414075">
              <w:rPr>
                <w:rFonts w:ascii="Arial" w:hAnsi="Arial" w:cs="Arial"/>
                <w:sz w:val="20"/>
                <w:szCs w:val="20"/>
                <w:lang w:val="es-ES"/>
              </w:rPr>
              <w:t>TIC.DR-02</w:t>
            </w:r>
          </w:p>
        </w:tc>
        <w:tc>
          <w:tcPr>
            <w:tcW w:w="3983" w:type="pct"/>
          </w:tcPr>
          <w:p w:rsidR="009547C7" w:rsidRPr="00414075" w:rsidRDefault="009547C7" w:rsidP="00095BD9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414075">
              <w:rPr>
                <w:rFonts w:ascii="Arial" w:hAnsi="Arial" w:cs="Arial"/>
                <w:sz w:val="20"/>
                <w:szCs w:val="20"/>
                <w:lang w:val="es-ES"/>
              </w:rPr>
              <w:t>Glosario TIC</w:t>
            </w:r>
          </w:p>
        </w:tc>
      </w:tr>
      <w:tr w:rsidR="00CF110F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CF110F" w:rsidRPr="003B00E3" w:rsidRDefault="00CF110F" w:rsidP="000972B7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</w:t>
            </w:r>
            <w:r w:rsidR="0067296B">
              <w:rPr>
                <w:rFonts w:ascii="Arial" w:hAnsi="Arial" w:cs="Arial"/>
                <w:sz w:val="20"/>
                <w:szCs w:val="20"/>
                <w:lang w:val="es-ES"/>
              </w:rPr>
              <w:t>2</w:t>
            </w:r>
          </w:p>
        </w:tc>
        <w:tc>
          <w:tcPr>
            <w:tcW w:w="3983" w:type="pct"/>
            <w:shd w:val="clear" w:color="auto" w:fill="auto"/>
          </w:tcPr>
          <w:p w:rsidR="00CF110F" w:rsidRPr="003B00E3" w:rsidRDefault="008905FC" w:rsidP="000972B7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8905FC">
              <w:rPr>
                <w:rFonts w:ascii="Arial" w:hAnsi="Arial" w:cs="Arial"/>
                <w:sz w:val="20"/>
                <w:szCs w:val="20"/>
                <w:lang w:val="es-ES"/>
              </w:rPr>
              <w:t xml:space="preserve">Matriz de especificaciones generales   </w:t>
            </w:r>
          </w:p>
        </w:tc>
      </w:tr>
      <w:tr w:rsidR="008905FC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AI3-APC-F3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67296B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67296B">
              <w:rPr>
                <w:rFonts w:ascii="Arial" w:hAnsi="Arial" w:cs="Arial"/>
                <w:sz w:val="20"/>
                <w:szCs w:val="20"/>
                <w:lang w:val="es-ES"/>
              </w:rPr>
              <w:t>Memo Traspaso Presupuesto</w:t>
            </w:r>
            <w:bookmarkStart w:id="21" w:name="_GoBack"/>
            <w:bookmarkEnd w:id="21"/>
          </w:p>
        </w:tc>
      </w:tr>
      <w:tr w:rsidR="008905FC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AI3-APC-F4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8905FC">
              <w:rPr>
                <w:rFonts w:ascii="Arial" w:hAnsi="Arial" w:cs="Arial"/>
                <w:sz w:val="20"/>
                <w:szCs w:val="20"/>
                <w:lang w:val="es-ES"/>
              </w:rPr>
              <w:t>Solicitud de Certificación Presupuestaria</w:t>
            </w:r>
          </w:p>
        </w:tc>
      </w:tr>
      <w:tr w:rsidR="008905FC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AI3-APC-F5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8905FC">
              <w:rPr>
                <w:rFonts w:ascii="Arial" w:hAnsi="Arial" w:cs="Arial"/>
                <w:sz w:val="20"/>
                <w:szCs w:val="20"/>
                <w:lang w:val="es-ES"/>
              </w:rPr>
              <w:t>Informe Técnico</w:t>
            </w:r>
          </w:p>
        </w:tc>
      </w:tr>
      <w:tr w:rsidR="008905FC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AI3-APC-F6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8905FC">
              <w:rPr>
                <w:rFonts w:ascii="Arial" w:hAnsi="Arial" w:cs="Arial"/>
                <w:sz w:val="20"/>
                <w:szCs w:val="20"/>
                <w:lang w:val="es-ES"/>
              </w:rPr>
              <w:t>Solicitud de materiales</w:t>
            </w:r>
          </w:p>
        </w:tc>
      </w:tr>
      <w:tr w:rsidR="008905FC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AI3-APC-F7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221BA7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21BA7">
              <w:rPr>
                <w:rFonts w:ascii="Arial" w:hAnsi="Arial" w:cs="Arial"/>
                <w:sz w:val="20"/>
                <w:szCs w:val="20"/>
                <w:lang w:val="es-ES"/>
              </w:rPr>
              <w:t>Memorando  de Solicitud de Aprobación Previo Inicio Proceso</w:t>
            </w:r>
          </w:p>
        </w:tc>
      </w:tr>
      <w:tr w:rsidR="008905FC" w:rsidRPr="00414075" w:rsidTr="008905FC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AI3-APC-F8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221BA7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21BA7">
              <w:rPr>
                <w:rFonts w:ascii="Arial" w:hAnsi="Arial" w:cs="Arial"/>
                <w:sz w:val="20"/>
                <w:szCs w:val="20"/>
                <w:lang w:val="es-ES"/>
              </w:rPr>
              <w:t>Memorando de solicitud de Autorización Inicio de proceso</w:t>
            </w:r>
          </w:p>
        </w:tc>
      </w:tr>
      <w:tr w:rsidR="008905FC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3B00E3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AI3-APC-F9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8905FC" w:rsidP="008905FC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Certificación Presupuestaria Firma de Contrato</w:t>
            </w:r>
          </w:p>
        </w:tc>
      </w:tr>
      <w:tr w:rsidR="001C6701" w:rsidRPr="00414075" w:rsidTr="003B00E3">
        <w:trPr>
          <w:trHeight w:val="70"/>
          <w:ins w:id="22" w:author="Jakeline E. Palacios M." w:date="2015-01-05T15:00:00Z"/>
        </w:trPr>
        <w:tc>
          <w:tcPr>
            <w:tcW w:w="1017" w:type="pct"/>
            <w:shd w:val="clear" w:color="auto" w:fill="auto"/>
          </w:tcPr>
          <w:p w:rsidR="001C6701" w:rsidRPr="003B00E3" w:rsidRDefault="001C6701" w:rsidP="003B00E3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ins w:id="23" w:author="Jakeline E. Palacios M." w:date="2015-01-05T15:00:00Z"/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983" w:type="pct"/>
            <w:shd w:val="clear" w:color="auto" w:fill="auto"/>
          </w:tcPr>
          <w:p w:rsidR="001C6701" w:rsidRPr="003B00E3" w:rsidRDefault="001C6701" w:rsidP="008905FC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rPr>
                <w:ins w:id="24" w:author="Jakeline E. Palacios M." w:date="2015-01-05T15:00:00Z"/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</w:tbl>
    <w:p w:rsidR="00C65273" w:rsidRDefault="00846108" w:rsidP="002955BE">
      <w:pPr>
        <w:pStyle w:val="Ttulo1"/>
        <w:widowControl w:val="0"/>
        <w:numPr>
          <w:ilvl w:val="0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autoSpaceDE w:val="0"/>
        <w:autoSpaceDN w:val="0"/>
        <w:adjustRightInd w:val="0"/>
        <w:ind w:left="426" w:right="320" w:hanging="568"/>
      </w:pPr>
      <w:bookmarkStart w:id="25" w:name="_Toc390180546"/>
      <w:r w:rsidRPr="00C65273">
        <w:t>Etapas del proceso</w:t>
      </w:r>
      <w:bookmarkEnd w:id="25"/>
    </w:p>
    <w:p w:rsidR="00B4142B" w:rsidRPr="00B4142B" w:rsidRDefault="00B4142B" w:rsidP="00B4142B">
      <w:pPr>
        <w:pStyle w:val="Sinespaciado"/>
      </w:pPr>
    </w:p>
    <w:p w:rsidR="00E44E37" w:rsidRDefault="00E44E37" w:rsidP="00C6527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ES" w:eastAsia="es-ES" w:bidi="ar-SA"/>
        </w:rPr>
        <w:lastRenderedPageBreak/>
        <w:drawing>
          <wp:anchor distT="0" distB="0" distL="114300" distR="114300" simplePos="0" relativeHeight="251671552" behindDoc="0" locked="0" layoutInCell="1" allowOverlap="1" wp14:anchorId="269B2B7B" wp14:editId="29DFE008">
            <wp:simplePos x="0" y="0"/>
            <wp:positionH relativeFrom="column">
              <wp:posOffset>625475</wp:posOffset>
            </wp:positionH>
            <wp:positionV relativeFrom="paragraph">
              <wp:posOffset>25400</wp:posOffset>
            </wp:positionV>
            <wp:extent cx="8004810" cy="4831080"/>
            <wp:effectExtent l="0" t="0" r="0" b="7620"/>
            <wp:wrapSquare wrapText="bothSides"/>
            <wp:docPr id="13" name="Imagen 13" descr="C:\Datos_Originales\EPP_2011\ARQUITECTURA\ADQUIRIR_MANTENER_INFRAESTRUCTURA_TECNOLOGICA\EJECUCION\CONSTRUCCION\AI03_ADQUIRIR_MANTENER-INFRAESTRUCTURA_TEC_V1_MAC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os_Originales\EPP_2011\ARQUITECTURA\ADQUIRIR_MANTENER_INFRAESTRUCTURA_TECNOLOGICA\EJECUCION\CONSTRUCCION\AI03_ADQUIRIR_MANTENER-INFRAESTRUCTURA_TEC_V1_MACR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481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E37" w:rsidRDefault="00E44E37" w:rsidP="00C65273">
      <w:pPr>
        <w:jc w:val="center"/>
        <w:rPr>
          <w:rFonts w:ascii="Arial" w:hAnsi="Arial" w:cs="Arial"/>
        </w:rPr>
      </w:pPr>
    </w:p>
    <w:p w:rsidR="00E44E37" w:rsidRDefault="00E44E37" w:rsidP="00C65273">
      <w:pPr>
        <w:jc w:val="center"/>
        <w:rPr>
          <w:rFonts w:ascii="Arial" w:hAnsi="Arial" w:cs="Arial"/>
        </w:rPr>
      </w:pPr>
    </w:p>
    <w:p w:rsidR="00E44E37" w:rsidRDefault="00E44E37" w:rsidP="00C65273">
      <w:pPr>
        <w:jc w:val="center"/>
        <w:rPr>
          <w:rFonts w:ascii="Arial" w:hAnsi="Arial" w:cs="Arial"/>
        </w:rPr>
      </w:pPr>
    </w:p>
    <w:p w:rsidR="00E44E37" w:rsidRDefault="00E44E37" w:rsidP="00C65273">
      <w:pPr>
        <w:jc w:val="center"/>
        <w:rPr>
          <w:rFonts w:ascii="Arial" w:hAnsi="Arial" w:cs="Arial"/>
        </w:rPr>
      </w:pPr>
    </w:p>
    <w:p w:rsidR="00E44E37" w:rsidRDefault="00E44E37" w:rsidP="00C65273">
      <w:pPr>
        <w:jc w:val="center"/>
        <w:rPr>
          <w:rFonts w:ascii="Arial" w:hAnsi="Arial" w:cs="Arial"/>
        </w:rPr>
      </w:pPr>
    </w:p>
    <w:p w:rsidR="00E44E37" w:rsidRDefault="00E44E37" w:rsidP="00C65273">
      <w:pPr>
        <w:jc w:val="center"/>
        <w:rPr>
          <w:rFonts w:ascii="Arial" w:hAnsi="Arial" w:cs="Arial"/>
        </w:rPr>
      </w:pPr>
    </w:p>
    <w:p w:rsidR="00E44E37" w:rsidRDefault="00E44E37" w:rsidP="00C65273">
      <w:pPr>
        <w:jc w:val="center"/>
        <w:rPr>
          <w:rFonts w:ascii="Arial" w:hAnsi="Arial" w:cs="Arial"/>
        </w:rPr>
      </w:pPr>
    </w:p>
    <w:p w:rsidR="00E44E37" w:rsidRDefault="00E44E37" w:rsidP="00C65273">
      <w:pPr>
        <w:jc w:val="center"/>
        <w:rPr>
          <w:rFonts w:ascii="Arial" w:hAnsi="Arial" w:cs="Arial"/>
        </w:rPr>
      </w:pPr>
    </w:p>
    <w:p w:rsidR="00E44E37" w:rsidRDefault="00E44E37" w:rsidP="00C65273">
      <w:pPr>
        <w:jc w:val="center"/>
        <w:rPr>
          <w:rFonts w:ascii="Arial" w:hAnsi="Arial" w:cs="Arial"/>
        </w:rPr>
      </w:pPr>
    </w:p>
    <w:p w:rsidR="00E44E37" w:rsidRDefault="00E44E37" w:rsidP="00C65273">
      <w:pPr>
        <w:jc w:val="center"/>
        <w:rPr>
          <w:rFonts w:ascii="Arial" w:hAnsi="Arial" w:cs="Arial"/>
        </w:rPr>
      </w:pPr>
    </w:p>
    <w:p w:rsidR="00E44E37" w:rsidRDefault="00E44E37" w:rsidP="00C65273">
      <w:pPr>
        <w:jc w:val="center"/>
        <w:rPr>
          <w:rFonts w:ascii="Arial" w:hAnsi="Arial" w:cs="Arial"/>
        </w:rPr>
      </w:pPr>
    </w:p>
    <w:p w:rsidR="00E44E37" w:rsidRDefault="00E44E37" w:rsidP="00C65273">
      <w:pPr>
        <w:jc w:val="center"/>
        <w:rPr>
          <w:rFonts w:ascii="Arial" w:hAnsi="Arial" w:cs="Arial"/>
        </w:rPr>
      </w:pPr>
    </w:p>
    <w:p w:rsidR="00E44E37" w:rsidRDefault="00E44E37" w:rsidP="00C65273">
      <w:pPr>
        <w:jc w:val="center"/>
        <w:rPr>
          <w:rFonts w:ascii="Arial" w:hAnsi="Arial" w:cs="Arial"/>
        </w:rPr>
      </w:pPr>
    </w:p>
    <w:p w:rsidR="00E44E37" w:rsidRDefault="00E44E37" w:rsidP="00C65273">
      <w:pPr>
        <w:jc w:val="center"/>
        <w:rPr>
          <w:rFonts w:ascii="Arial" w:hAnsi="Arial" w:cs="Arial"/>
        </w:rPr>
      </w:pPr>
    </w:p>
    <w:p w:rsidR="00C65273" w:rsidRDefault="00C65273" w:rsidP="00C65273">
      <w:pPr>
        <w:jc w:val="center"/>
        <w:rPr>
          <w:rFonts w:ascii="Arial" w:hAnsi="Arial" w:cs="Arial"/>
        </w:rPr>
      </w:pPr>
    </w:p>
    <w:p w:rsidR="00476EA8" w:rsidRPr="00E44E37" w:rsidRDefault="00476EA8" w:rsidP="00E44E37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/>
          <w:bCs/>
        </w:rPr>
      </w:pPr>
      <w:r w:rsidRPr="00E44E37">
        <w:rPr>
          <w:rFonts w:ascii="Arial" w:hAnsi="Arial" w:cs="Arial"/>
          <w:b/>
          <w:bCs/>
        </w:rPr>
        <w:t xml:space="preserve">Descripción del Subproceso: </w:t>
      </w:r>
      <w:r w:rsidR="00983BAE">
        <w:rPr>
          <w:rFonts w:ascii="Arial" w:hAnsi="Arial" w:cs="Arial"/>
          <w:b/>
          <w:bCs/>
        </w:rPr>
        <w:t>Adquirir y Mantener Infraestructura</w:t>
      </w:r>
    </w:p>
    <w:p w:rsidR="00CC56DC" w:rsidRDefault="00E1289E" w:rsidP="00C65273">
      <w:pPr>
        <w:jc w:val="center"/>
        <w:rPr>
          <w:ins w:id="26" w:author="Fernando Tapia" w:date="2014-03-21T14:26:00Z"/>
          <w:noProof/>
          <w:lang w:eastAsia="es-EC" w:bidi="ar-SA"/>
        </w:rPr>
      </w:pPr>
      <w:ins w:id="27" w:author="Fernando Tapia" w:date="2014-06-12T14:49:00Z">
        <w:del w:id="28" w:author="Jakeline E. Palacios M." w:date="2015-01-05T14:42:00Z">
          <w:r w:rsidDel="00592EAD">
            <w:rPr>
              <w:noProof/>
              <w:lang w:val="es-ES" w:eastAsia="es-ES" w:bidi="ar-SA"/>
            </w:rPr>
            <w:lastRenderedPageBreak/>
            <w:drawing>
              <wp:anchor distT="0" distB="0" distL="114300" distR="114300" simplePos="0" relativeHeight="251680768" behindDoc="0" locked="0" layoutInCell="1" allowOverlap="1" wp14:anchorId="0CA25E4A" wp14:editId="4C07E605">
                <wp:simplePos x="0" y="0"/>
                <wp:positionH relativeFrom="column">
                  <wp:posOffset>552450</wp:posOffset>
                </wp:positionH>
                <wp:positionV relativeFrom="paragraph">
                  <wp:posOffset>278765</wp:posOffset>
                </wp:positionV>
                <wp:extent cx="7919085" cy="3601720"/>
                <wp:effectExtent l="0" t="0" r="5715" b="0"/>
                <wp:wrapSquare wrapText="bothSides"/>
                <wp:docPr id="3" name="Imagen 3" descr="C:\Datos_Originales\EPP_2011\ARQUITECTURA\ADQUIRIR_MANTENER_INFRAESTRUCTURA_TECNOLOGICA\EJECUCION\CONSTRUCCION\AI03_ADQUIRIR_MANTENER-INFRAESTRUCTURA_TEC_V1_GENERAL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atos_Originales\EPP_2011\ARQUITECTURA\ADQUIRIR_MANTENER_INFRAESTRUCTURA_TECNOLOGICA\EJECUCION\CONSTRUCCION\AI03_ADQUIRIR_MANTENER-INFRAESTRUCTURA_TEC_V1_GENERAL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9546" b="15766"/>
                        <a:stretch/>
                      </pic:blipFill>
                      <pic:spPr bwMode="auto">
                        <a:xfrm>
                          <a:off x="0" y="0"/>
                          <a:ext cx="7919085" cy="3601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del>
      </w:ins>
    </w:p>
    <w:p w:rsidR="00CC56DC" w:rsidRDefault="00E44E37" w:rsidP="00C65273">
      <w:pPr>
        <w:jc w:val="center"/>
        <w:rPr>
          <w:ins w:id="29" w:author="Fernando Tapia" w:date="2014-03-21T14:26:00Z"/>
          <w:noProof/>
          <w:lang w:eastAsia="es-EC" w:bidi="ar-SA"/>
        </w:rPr>
      </w:pPr>
      <w:del w:id="30" w:author="Jakeline E. Palacios M." w:date="2015-01-05T14:43:00Z">
        <w:r w:rsidRPr="0067296B" w:rsidDel="00592EAD">
          <w:rPr>
            <w:rFonts w:ascii="Arial" w:hAnsi="Arial" w:cs="Arial"/>
            <w:b/>
            <w:bCs/>
            <w:noProof/>
            <w:lang w:val="es-ES" w:eastAsia="es-ES" w:bidi="ar-SA"/>
          </w:rPr>
          <w:drawing>
            <wp:inline distT="0" distB="0" distL="0" distR="0" wp14:anchorId="0FE02247" wp14:editId="248FC667">
              <wp:extent cx="82282" cy="45719"/>
              <wp:effectExtent l="0" t="0" r="0" b="0"/>
              <wp:docPr id="14" name="Imagen 14" descr="C:\Datos_Originales\EPP_2011\ARQUITECTURA\ADQUIRIR_MANTENER_INFRAESTRUCTURA_TECNOLOGICA\EJECUCION\CONSTRUCCION\AI03_ADQUIRIR_MANTENER-INFRAESTRUCTURA_TEC_V1_GENERAL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Datos_Originales\EPP_2011\ARQUITECTURA\ADQUIRIR_MANTENER_INFRAESTRUCTURA_TECNOLOGICA\EJECUCION\CONSTRUCCION\AI03_ADQUIRIR_MANTENER-INFRAESTRUCTURA_TEC_V1_GENERAL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2164" r="8434" b="12566"/>
                      <a:stretch/>
                    </pic:blipFill>
                    <pic:spPr bwMode="auto">
                      <a:xfrm>
                        <a:off x="0" y="0"/>
                        <a:ext cx="82776" cy="459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:rsidR="00CC56DC" w:rsidRDefault="00CC56DC" w:rsidP="00C65273">
      <w:pPr>
        <w:jc w:val="center"/>
        <w:rPr>
          <w:ins w:id="31" w:author="Fernando Tapia" w:date="2014-03-21T14:26:00Z"/>
          <w:noProof/>
          <w:lang w:eastAsia="es-EC" w:bidi="ar-SA"/>
        </w:rPr>
      </w:pPr>
    </w:p>
    <w:p w:rsidR="00476EA8" w:rsidRDefault="00476EA8" w:rsidP="00C65273">
      <w:pPr>
        <w:jc w:val="center"/>
        <w:rPr>
          <w:noProof/>
          <w:lang w:eastAsia="es-EC" w:bidi="ar-SA"/>
        </w:rPr>
      </w:pPr>
    </w:p>
    <w:p w:rsidR="00935B04" w:rsidRDefault="001E16E4" w:rsidP="00935B04">
      <w:pPr>
        <w:rPr>
          <w:ins w:id="32" w:author="Fernando Tapia" w:date="2014-06-12T14:49:00Z"/>
          <w:rFonts w:ascii="Arial" w:hAnsi="Arial" w:cs="Arial"/>
          <w:noProof/>
          <w:lang w:val="es-ES" w:eastAsia="es-ES" w:bidi="ar-SA"/>
        </w:rPr>
      </w:pPr>
      <w:r>
        <w:rPr>
          <w:rFonts w:ascii="Arial" w:hAnsi="Arial" w:cs="Arial"/>
          <w:noProof/>
          <w:lang w:val="es-ES" w:eastAsia="es-ES" w:bidi="ar-SA"/>
        </w:rPr>
        <w:t xml:space="preserve"> </w:t>
      </w:r>
    </w:p>
    <w:p w:rsidR="009C3E02" w:rsidRDefault="009C3E02" w:rsidP="00935B04">
      <w:pPr>
        <w:rPr>
          <w:ins w:id="33" w:author="Fernando Tapia" w:date="2014-06-12T14:49:00Z"/>
          <w:rFonts w:ascii="Arial" w:hAnsi="Arial" w:cs="Arial"/>
          <w:noProof/>
          <w:lang w:val="es-ES" w:eastAsia="es-ES" w:bidi="ar-SA"/>
        </w:rPr>
      </w:pPr>
    </w:p>
    <w:p w:rsidR="009C3E02" w:rsidRDefault="009C3E02" w:rsidP="00935B04">
      <w:pPr>
        <w:rPr>
          <w:ins w:id="34" w:author="Fernando Tapia" w:date="2014-06-12T14:49:00Z"/>
          <w:rFonts w:ascii="Arial" w:hAnsi="Arial" w:cs="Arial"/>
          <w:noProof/>
          <w:lang w:val="es-ES" w:eastAsia="es-ES" w:bidi="ar-SA"/>
        </w:rPr>
      </w:pPr>
    </w:p>
    <w:p w:rsidR="009C3E02" w:rsidRDefault="009C3E02" w:rsidP="00935B04">
      <w:pPr>
        <w:rPr>
          <w:ins w:id="35" w:author="Fernando Tapia" w:date="2014-06-12T14:49:00Z"/>
          <w:rFonts w:ascii="Arial" w:hAnsi="Arial" w:cs="Arial"/>
          <w:noProof/>
          <w:lang w:val="es-ES" w:eastAsia="es-ES" w:bidi="ar-SA"/>
        </w:rPr>
      </w:pPr>
    </w:p>
    <w:p w:rsidR="009C3E02" w:rsidRDefault="009C3E02" w:rsidP="00935B04">
      <w:pPr>
        <w:rPr>
          <w:ins w:id="36" w:author="Fernando Tapia" w:date="2014-06-12T14:49:00Z"/>
          <w:rFonts w:ascii="Arial" w:hAnsi="Arial" w:cs="Arial"/>
          <w:noProof/>
          <w:lang w:val="es-ES" w:eastAsia="es-ES" w:bidi="ar-SA"/>
        </w:rPr>
      </w:pPr>
    </w:p>
    <w:p w:rsidR="009C3E02" w:rsidRDefault="009C3E02" w:rsidP="00935B04">
      <w:pPr>
        <w:rPr>
          <w:ins w:id="37" w:author="Fernando Tapia" w:date="2014-06-12T14:49:00Z"/>
          <w:rFonts w:ascii="Arial" w:hAnsi="Arial" w:cs="Arial"/>
          <w:noProof/>
          <w:lang w:val="es-ES" w:eastAsia="es-ES" w:bidi="ar-SA"/>
        </w:rPr>
      </w:pPr>
    </w:p>
    <w:p w:rsidR="009C3E02" w:rsidRDefault="009C3E02" w:rsidP="00935B04">
      <w:pPr>
        <w:rPr>
          <w:ins w:id="38" w:author="Fernando Tapia" w:date="2014-06-12T14:49:00Z"/>
          <w:rFonts w:ascii="Arial" w:hAnsi="Arial" w:cs="Arial"/>
          <w:noProof/>
          <w:lang w:val="es-ES" w:eastAsia="es-ES" w:bidi="ar-SA"/>
        </w:rPr>
      </w:pPr>
    </w:p>
    <w:p w:rsidR="009C3E02" w:rsidRDefault="009C3E02" w:rsidP="00935B04">
      <w:pPr>
        <w:rPr>
          <w:ins w:id="39" w:author="Fernando Tapia" w:date="2014-06-12T14:49:00Z"/>
          <w:rFonts w:ascii="Arial" w:hAnsi="Arial" w:cs="Arial"/>
          <w:noProof/>
          <w:lang w:val="es-ES" w:eastAsia="es-ES" w:bidi="ar-SA"/>
        </w:rPr>
      </w:pPr>
    </w:p>
    <w:p w:rsidR="009C3E02" w:rsidRDefault="009C3E02" w:rsidP="00935B04">
      <w:pPr>
        <w:rPr>
          <w:ins w:id="40" w:author="Fernando Tapia" w:date="2014-06-12T14:49:00Z"/>
          <w:rFonts w:ascii="Arial" w:hAnsi="Arial" w:cs="Arial"/>
          <w:noProof/>
          <w:lang w:val="es-ES" w:eastAsia="es-ES" w:bidi="ar-SA"/>
        </w:rPr>
      </w:pPr>
    </w:p>
    <w:p w:rsidR="009C3E02" w:rsidRDefault="009C3E02" w:rsidP="00935B04">
      <w:pPr>
        <w:rPr>
          <w:ins w:id="41" w:author="Fernando Tapia" w:date="2014-06-12T14:49:00Z"/>
          <w:rFonts w:ascii="Arial" w:hAnsi="Arial" w:cs="Arial"/>
          <w:noProof/>
          <w:lang w:val="es-ES" w:eastAsia="es-ES" w:bidi="ar-SA"/>
        </w:rPr>
      </w:pPr>
    </w:p>
    <w:p w:rsidR="009C3E02" w:rsidRDefault="009C3E02" w:rsidP="00935B04">
      <w:pPr>
        <w:rPr>
          <w:ins w:id="42" w:author="Fernando Tapia" w:date="2014-06-12T14:49:00Z"/>
          <w:rFonts w:ascii="Arial" w:hAnsi="Arial" w:cs="Arial"/>
          <w:noProof/>
          <w:lang w:val="es-ES" w:eastAsia="es-ES" w:bidi="ar-SA"/>
        </w:rPr>
      </w:pPr>
    </w:p>
    <w:p w:rsidR="009C3E02" w:rsidRDefault="009C3E02" w:rsidP="00935B04">
      <w:pPr>
        <w:rPr>
          <w:ins w:id="43" w:author="Fernando Tapia" w:date="2014-06-12T14:49:00Z"/>
          <w:rFonts w:ascii="Arial" w:hAnsi="Arial" w:cs="Arial"/>
          <w:noProof/>
          <w:lang w:val="es-ES" w:eastAsia="es-ES" w:bidi="ar-SA"/>
        </w:rPr>
      </w:pPr>
    </w:p>
    <w:p w:rsidR="009C3E02" w:rsidRPr="00935B04" w:rsidRDefault="009C3E02" w:rsidP="00935B04">
      <w:pPr>
        <w:rPr>
          <w:rFonts w:ascii="Arial" w:hAnsi="Arial" w:cs="Arial"/>
        </w:rPr>
      </w:pPr>
    </w:p>
    <w:p w:rsidR="001A75D9" w:rsidRPr="00E44E37" w:rsidDel="00D65FF4" w:rsidRDefault="001A75D9" w:rsidP="003B00E3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del w:id="44" w:author="Fernando Tapia" w:date="2014-03-11T18:48:00Z"/>
          <w:rFonts w:ascii="Arial" w:hAnsi="Arial" w:cs="Arial"/>
          <w:b/>
          <w:bCs/>
        </w:rPr>
      </w:pPr>
    </w:p>
    <w:p w:rsidR="00476EA8" w:rsidRPr="00E1289E" w:rsidRDefault="00476EA8" w:rsidP="00E1289E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/>
          <w:bCs/>
        </w:rPr>
      </w:pPr>
      <w:r w:rsidRPr="00E1289E">
        <w:rPr>
          <w:rFonts w:ascii="Arial" w:hAnsi="Arial" w:cs="Arial"/>
          <w:b/>
          <w:bCs/>
        </w:rPr>
        <w:t xml:space="preserve">Descripción del Subproceso: </w:t>
      </w:r>
      <w:r w:rsidR="00BB64EF" w:rsidRPr="00E1289E">
        <w:rPr>
          <w:rFonts w:ascii="Arial" w:hAnsi="Arial" w:cs="Arial"/>
          <w:b/>
          <w:bCs/>
        </w:rPr>
        <w:t>Adquirir y Mantener Infraestructura</w:t>
      </w:r>
      <w:r w:rsidRPr="00E1289E">
        <w:rPr>
          <w:rFonts w:ascii="Arial" w:hAnsi="Arial" w:cs="Arial"/>
          <w:b/>
          <w:bCs/>
        </w:rPr>
        <w:t xml:space="preserve">: </w:t>
      </w:r>
      <w:r w:rsidR="00E44E37" w:rsidRPr="00E1289E">
        <w:rPr>
          <w:rFonts w:ascii="Arial" w:hAnsi="Arial" w:cs="Arial"/>
          <w:b/>
          <w:bCs/>
        </w:rPr>
        <w:t>Diseñar la solución buscada a alto nivel</w:t>
      </w:r>
    </w:p>
    <w:p w:rsidR="003D123D" w:rsidRDefault="003D123D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  <w:r>
        <w:rPr>
          <w:rFonts w:cstheme="minorHAnsi"/>
          <w:noProof/>
          <w:color w:val="000000"/>
          <w:lang w:val="es-ES" w:eastAsia="es-ES" w:bidi="ar-SA"/>
        </w:rPr>
        <w:drawing>
          <wp:anchor distT="0" distB="0" distL="114300" distR="114300" simplePos="0" relativeHeight="251679744" behindDoc="0" locked="0" layoutInCell="1" allowOverlap="1" wp14:anchorId="2ACD916B" wp14:editId="2B5074E3">
            <wp:simplePos x="0" y="0"/>
            <wp:positionH relativeFrom="column">
              <wp:posOffset>718185</wp:posOffset>
            </wp:positionH>
            <wp:positionV relativeFrom="paragraph">
              <wp:posOffset>58420</wp:posOffset>
            </wp:positionV>
            <wp:extent cx="7458075" cy="4267200"/>
            <wp:effectExtent l="0" t="0" r="9525" b="0"/>
            <wp:wrapSquare wrapText="bothSides"/>
            <wp:docPr id="1" name="Imagen 1" descr="C:\Datos_Originales\EPP_2011\ARQUITECTURA\ADQUIRIR_MANTENER_INFRAESTRUCTURA_TECNOLOGICA\EJECUCION\CONSTRUCCION\AI03_ADQUIRIR_MANTENER-INFRAESTRUCTURA_TEC_V1_ALTO-NI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os_Originales\EPP_2011\ARQUITECTURA\ADQUIRIR_MANTENER_INFRAESTRUCTURA_TECNOLOGICA\EJECUCION\CONSTRUCCION\AI03_ADQUIRIR_MANTENER-INFRAESTRUCTURA_TEC_V1_ALTO-NIV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22"/>
                    <a:stretch/>
                  </pic:blipFill>
                  <pic:spPr bwMode="auto">
                    <a:xfrm>
                      <a:off x="0" y="0"/>
                      <a:ext cx="7458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3D123D" w:rsidRDefault="003D123D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B03D46" w:rsidRDefault="00B03D46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B03D46" w:rsidRDefault="00B03D46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B03D46" w:rsidRDefault="00B03D46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B03D46" w:rsidRDefault="00B03D46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B03D46" w:rsidRDefault="00B03D46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B03D46" w:rsidRDefault="00B03D46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B03D46" w:rsidRDefault="00B03D46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B03D46" w:rsidRDefault="00B03D46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B03D46" w:rsidRDefault="00B03D46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B03D46" w:rsidRPr="00E44E37" w:rsidRDefault="00B03D46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3D123D" w:rsidRDefault="003D123D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3D123D" w:rsidRPr="00DF32F3" w:rsidRDefault="003D123D" w:rsidP="003D123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jc w:val="center"/>
        <w:rPr>
          <w:rFonts w:ascii="Arial" w:hAnsi="Arial" w:cs="Arial"/>
          <w:bCs/>
        </w:rPr>
      </w:pPr>
    </w:p>
    <w:tbl>
      <w:tblPr>
        <w:tblpPr w:leftFromText="141" w:rightFromText="141" w:vertAnchor="text" w:tblpXSpec="center" w:tblpY="1"/>
        <w:tblOverlap w:val="never"/>
        <w:tblW w:w="277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3"/>
        <w:gridCol w:w="5107"/>
        <w:gridCol w:w="2412"/>
      </w:tblGrid>
      <w:tr w:rsidR="00640030" w:rsidRPr="006368AD" w:rsidTr="00640030">
        <w:trPr>
          <w:trHeight w:val="251"/>
          <w:tblHeader/>
        </w:trPr>
        <w:tc>
          <w:tcPr>
            <w:tcW w:w="411" w:type="pct"/>
            <w:shd w:val="clear" w:color="auto" w:fill="DBE5F1"/>
            <w:vAlign w:val="center"/>
          </w:tcPr>
          <w:p w:rsidR="00640030" w:rsidRPr="000B41F6" w:rsidRDefault="00640030" w:rsidP="00371789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</w:rPr>
              <w:lastRenderedPageBreak/>
              <w:t>NO.</w:t>
            </w:r>
          </w:p>
        </w:tc>
        <w:tc>
          <w:tcPr>
            <w:tcW w:w="3116" w:type="pct"/>
            <w:shd w:val="clear" w:color="auto" w:fill="DBE5F1"/>
            <w:vAlign w:val="center"/>
          </w:tcPr>
          <w:p w:rsidR="00640030" w:rsidRPr="000B41F6" w:rsidRDefault="00640030" w:rsidP="00371789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336917">
              <w:rPr>
                <w:rFonts w:asciiTheme="minorHAnsi" w:hAnsiTheme="minorHAnsi" w:cstheme="minorHAnsi"/>
                <w:b/>
                <w:sz w:val="16"/>
                <w:szCs w:val="16"/>
              </w:rPr>
              <w:t>DESCRIPCIÓN DE LAS TAREAS</w:t>
            </w:r>
          </w:p>
        </w:tc>
        <w:tc>
          <w:tcPr>
            <w:tcW w:w="1472" w:type="pct"/>
            <w:shd w:val="clear" w:color="auto" w:fill="DBE5F1"/>
            <w:vAlign w:val="center"/>
          </w:tcPr>
          <w:p w:rsidR="00640030" w:rsidRPr="00336917" w:rsidRDefault="00640030" w:rsidP="00371789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RESPONSABLE </w:t>
            </w:r>
          </w:p>
        </w:tc>
      </w:tr>
      <w:tr w:rsidR="00640030" w:rsidRPr="00D62AD5" w:rsidTr="00640030">
        <w:trPr>
          <w:trHeight w:val="263"/>
        </w:trPr>
        <w:tc>
          <w:tcPr>
            <w:tcW w:w="411" w:type="pct"/>
            <w:vAlign w:val="center"/>
          </w:tcPr>
          <w:p w:rsidR="00640030" w:rsidRPr="00B86CE6" w:rsidRDefault="00640030" w:rsidP="00371789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B86CE6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1.1</w:t>
            </w:r>
          </w:p>
        </w:tc>
        <w:tc>
          <w:tcPr>
            <w:tcW w:w="3116" w:type="pct"/>
            <w:vAlign w:val="center"/>
          </w:tcPr>
          <w:p w:rsidR="00640030" w:rsidRDefault="00640030" w:rsidP="00F85AF3">
            <w:pPr>
              <w:pStyle w:val="Sinespaciado"/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Establecer, acordar un grupo </w:t>
            </w:r>
            <w:ins w:id="45" w:author="Fernando Tapia" w:date="2014-03-13T12:22:00Z">
              <w:r w:rsidRPr="00CC56DC">
                <w:rPr>
                  <w:rFonts w:asciiTheme="minorHAnsi" w:eastAsiaTheme="minorHAnsi" w:hAnsiTheme="minorHAnsi" w:cstheme="minorHAnsi"/>
                  <w:color w:val="000000"/>
                  <w:sz w:val="16"/>
                  <w:szCs w:val="16"/>
                  <w:lang w:val="es-EC" w:bidi="ar-SA"/>
                </w:rPr>
                <w:t xml:space="preserve"> </w:t>
              </w:r>
            </w:ins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 de trabajo multidisciplinario  responsable de gestionar todo el proceso de adquisición de infraestructura, servicio, software o proceso.</w:t>
            </w:r>
          </w:p>
          <w:p w:rsidR="00640030" w:rsidRPr="00CC56DC" w:rsidRDefault="00640030" w:rsidP="00F85AF3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Se debe designar un Líder del grupo de trabajo nominado, quien será responsable de la gestión integral de la adquisición planteada </w:t>
            </w:r>
          </w:p>
        </w:tc>
        <w:tc>
          <w:tcPr>
            <w:tcW w:w="1472" w:type="pct"/>
          </w:tcPr>
          <w:p w:rsidR="00640030" w:rsidRPr="00CF110F" w:rsidRDefault="00640030" w:rsidP="00F85AF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CF110F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Jefe de Área afín del proceso de adquisición.</w:t>
            </w:r>
          </w:p>
          <w:p w:rsidR="00640030" w:rsidRPr="00CF110F" w:rsidRDefault="00640030" w:rsidP="00F85AF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  <w:p w:rsidR="00640030" w:rsidRPr="00640030" w:rsidRDefault="00640030" w:rsidP="00CF110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  <w:r w:rsidRPr="00CF110F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Medio: POA TIC</w:t>
            </w:r>
          </w:p>
        </w:tc>
      </w:tr>
      <w:tr w:rsidR="00640030" w:rsidRPr="00FC078B" w:rsidTr="00640030">
        <w:trPr>
          <w:trHeight w:val="595"/>
        </w:trPr>
        <w:tc>
          <w:tcPr>
            <w:tcW w:w="411" w:type="pct"/>
            <w:vAlign w:val="center"/>
          </w:tcPr>
          <w:p w:rsidR="00640030" w:rsidDel="000B41F6" w:rsidRDefault="00640030" w:rsidP="00371789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1.2</w:t>
            </w:r>
          </w:p>
        </w:tc>
        <w:tc>
          <w:tcPr>
            <w:tcW w:w="3116" w:type="pct"/>
            <w:vAlign w:val="center"/>
          </w:tcPr>
          <w:p w:rsidR="00640030" w:rsidRPr="00CC56DC" w:rsidDel="000B41F6" w:rsidRDefault="00640030" w:rsidP="007C0B3C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>Recopilar, consolidar, organizar, validar y acordar los requerimientos o necesidades del negocio, además considerar aspectos técnicos de ejecución del proyecto y nivel de soporte requerido.</w:t>
            </w:r>
          </w:p>
        </w:tc>
        <w:tc>
          <w:tcPr>
            <w:tcW w:w="1472" w:type="pct"/>
          </w:tcPr>
          <w:p w:rsidR="00640030" w:rsidRPr="00CC56DC" w:rsidRDefault="00640030" w:rsidP="00371789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</w:p>
        </w:tc>
      </w:tr>
      <w:tr w:rsidR="00640030" w:rsidRPr="00FC078B" w:rsidTr="00640030">
        <w:trPr>
          <w:trHeight w:val="263"/>
        </w:trPr>
        <w:tc>
          <w:tcPr>
            <w:tcW w:w="411" w:type="pct"/>
            <w:vAlign w:val="center"/>
          </w:tcPr>
          <w:p w:rsidR="00640030" w:rsidRPr="009A796B" w:rsidRDefault="00640030" w:rsidP="00371789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1.3</w:t>
            </w:r>
          </w:p>
        </w:tc>
        <w:tc>
          <w:tcPr>
            <w:tcW w:w="3116" w:type="pct"/>
            <w:vAlign w:val="center"/>
          </w:tcPr>
          <w:p w:rsidR="00640030" w:rsidRPr="007C0B3C" w:rsidRDefault="00640030" w:rsidP="003D123D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Identificar un Objetivo principal que cubra en su totalidad las necesidades del negocio. Además de identificar los objetivos específicos, los mismos deben lograr el cumplimiento absoluto del objetivo principal</w:t>
            </w:r>
          </w:p>
        </w:tc>
        <w:tc>
          <w:tcPr>
            <w:tcW w:w="1472" w:type="pct"/>
          </w:tcPr>
          <w:p w:rsidR="00640030" w:rsidRPr="00CC56DC" w:rsidRDefault="00640030" w:rsidP="00371789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CC56DC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</w:tc>
      </w:tr>
      <w:tr w:rsidR="00640030" w:rsidRPr="00FC078B" w:rsidTr="00640030">
        <w:trPr>
          <w:trHeight w:val="263"/>
        </w:trPr>
        <w:tc>
          <w:tcPr>
            <w:tcW w:w="411" w:type="pct"/>
            <w:vAlign w:val="center"/>
          </w:tcPr>
          <w:p w:rsidR="00640030" w:rsidRPr="009A796B" w:rsidRDefault="00640030" w:rsidP="007C0B3C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1.4</w:t>
            </w:r>
          </w:p>
        </w:tc>
        <w:tc>
          <w:tcPr>
            <w:tcW w:w="3116" w:type="pct"/>
            <w:vAlign w:val="center"/>
          </w:tcPr>
          <w:p w:rsidR="00640030" w:rsidRPr="007C0B3C" w:rsidRDefault="00640030" w:rsidP="00664145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Generar la documentación requerida para sustentar el objetivo general y los objetivos específicos del proceso de adquisición en marcha. La información será relevada a modo de matriz de características generales, estas deben cubrir de manera global los objetivos definidos.</w:t>
            </w:r>
          </w:p>
        </w:tc>
        <w:tc>
          <w:tcPr>
            <w:tcW w:w="1472" w:type="pct"/>
          </w:tcPr>
          <w:p w:rsidR="00640030" w:rsidRPr="00B149BB" w:rsidRDefault="00640030" w:rsidP="007C0B3C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B149BB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B149BB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  <w:p w:rsidR="00640030" w:rsidRPr="00B149BB" w:rsidRDefault="00640030" w:rsidP="007C0B3C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</w:p>
          <w:p w:rsidR="00640030" w:rsidRPr="00B149BB" w:rsidRDefault="00640030" w:rsidP="007C0B3C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  <w:r w:rsidRPr="00B149BB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Medio: Matriz de especificaciones generales </w:t>
            </w:r>
            <w:r w:rsidRPr="00B149BB"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  <w:t xml:space="preserve"> </w:t>
            </w:r>
            <w:r w:rsidR="00B149BB" w:rsidRPr="00B149B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="00B149BB" w:rsidRPr="00B149BB">
              <w:rPr>
                <w:rFonts w:ascii="Arial" w:hAnsi="Arial" w:cs="Arial"/>
                <w:sz w:val="20"/>
                <w:szCs w:val="20"/>
                <w:lang w:val="es-ES"/>
              </w:rPr>
              <w:br/>
            </w:r>
            <w:r w:rsidR="00444B43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>AI3-APC-F1</w:t>
            </w:r>
          </w:p>
          <w:p w:rsidR="00640030" w:rsidRPr="00640030" w:rsidRDefault="00640030" w:rsidP="007C0B3C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</w:p>
        </w:tc>
      </w:tr>
    </w:tbl>
    <w:p w:rsidR="003D123D" w:rsidRPr="007F1710" w:rsidRDefault="003D123D" w:rsidP="003D123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3D123D" w:rsidRDefault="003D123D" w:rsidP="003D123D">
      <w:pPr>
        <w:rPr>
          <w:rFonts w:cstheme="minorHAnsi"/>
          <w:color w:val="000000"/>
        </w:rPr>
      </w:pPr>
    </w:p>
    <w:p w:rsidR="003D123D" w:rsidRDefault="003D123D" w:rsidP="003D123D">
      <w:pPr>
        <w:rPr>
          <w:rFonts w:cstheme="minorHAnsi"/>
          <w:color w:val="000000"/>
        </w:rPr>
        <w:sectPr w:rsidR="003D123D" w:rsidSect="00A051C4">
          <w:headerReference w:type="default" r:id="rId17"/>
          <w:pgSz w:w="16839" w:h="11907" w:orient="landscape" w:code="9"/>
          <w:pgMar w:top="1418" w:right="1134" w:bottom="1134" w:left="1134" w:header="567" w:footer="550" w:gutter="0"/>
          <w:cols w:space="708"/>
          <w:docGrid w:linePitch="360"/>
        </w:sectPr>
      </w:pPr>
    </w:p>
    <w:p w:rsidR="003D123D" w:rsidRDefault="003D123D" w:rsidP="0033691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Descripción del Subproceso: </w:t>
      </w:r>
      <w:r w:rsidR="00BB64EF">
        <w:rPr>
          <w:rFonts w:ascii="Arial" w:hAnsi="Arial" w:cs="Arial"/>
          <w:b/>
          <w:bCs/>
        </w:rPr>
        <w:t>Adquirir y Mantener Infraestructura</w:t>
      </w:r>
      <w:r>
        <w:rPr>
          <w:rFonts w:ascii="Arial" w:hAnsi="Arial" w:cs="Arial"/>
          <w:b/>
          <w:bCs/>
        </w:rPr>
        <w:t xml:space="preserve">: </w:t>
      </w:r>
      <w:r w:rsidR="005B2D08">
        <w:rPr>
          <w:rFonts w:ascii="Arial" w:hAnsi="Arial" w:cs="Arial"/>
          <w:b/>
          <w:bCs/>
        </w:rPr>
        <w:t>Diseñar la solución de forma detallada</w:t>
      </w:r>
    </w:p>
    <w:p w:rsidR="003D123D" w:rsidRPr="00881453" w:rsidRDefault="005B2D08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s-ES" w:eastAsia="es-ES" w:bidi="ar-SA"/>
        </w:rPr>
        <w:drawing>
          <wp:anchor distT="0" distB="0" distL="114300" distR="114300" simplePos="0" relativeHeight="251673600" behindDoc="0" locked="0" layoutInCell="1" allowOverlap="1" wp14:anchorId="1E571FD3" wp14:editId="0F6CB2F4">
            <wp:simplePos x="0" y="0"/>
            <wp:positionH relativeFrom="column">
              <wp:posOffset>803910</wp:posOffset>
            </wp:positionH>
            <wp:positionV relativeFrom="paragraph">
              <wp:posOffset>85725</wp:posOffset>
            </wp:positionV>
            <wp:extent cx="7286625" cy="4843780"/>
            <wp:effectExtent l="0" t="0" r="9525" b="0"/>
            <wp:wrapSquare wrapText="bothSides"/>
            <wp:docPr id="16" name="Imagen 16" descr="C:\Datos_Originales\EPP_2011\ARQUITECTURA\ADQUIRIR_MANTENER_INFRAESTRUCTURA_TECNOLOGICA\EJECUCION\CONSTRUCCION\AI03_ADQUIRIR_MANTENER-INFRAESTRUCTURA_TEC_V1_NIVEL-DETALL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os_Originales\EPP_2011\ARQUITECTURA\ADQUIRIR_MANTENER_INFRAESTRUCTURA_TECNOLOGICA\EJECUCION\CONSTRUCCION\AI03_ADQUIRIR_MANTENER-INFRAESTRUCTURA_TEC_V1_NIVEL-DETALLAD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123D" w:rsidRDefault="003D123D" w:rsidP="00167E37">
      <w:pPr>
        <w:jc w:val="center"/>
        <w:rPr>
          <w:rFonts w:cstheme="minorHAnsi"/>
          <w:noProof/>
          <w:color w:val="000000"/>
          <w:lang w:val="es-ES" w:eastAsia="es-ES" w:bidi="ar-SA"/>
        </w:rPr>
      </w:pPr>
    </w:p>
    <w:p w:rsidR="00476EA8" w:rsidRDefault="00476EA8" w:rsidP="00167E37">
      <w:pPr>
        <w:jc w:val="center"/>
        <w:rPr>
          <w:noProof/>
          <w:lang w:eastAsia="es-EC" w:bidi="ar-SA"/>
        </w:rPr>
      </w:pPr>
    </w:p>
    <w:p w:rsidR="00EE1B71" w:rsidRDefault="00EE1B71" w:rsidP="00167E37">
      <w:pPr>
        <w:jc w:val="center"/>
        <w:rPr>
          <w:rFonts w:cstheme="minorHAnsi"/>
          <w:color w:val="000000"/>
        </w:rPr>
        <w:sectPr w:rsidR="00EE1B71" w:rsidSect="00B4142B">
          <w:headerReference w:type="default" r:id="rId19"/>
          <w:headerReference w:type="first" r:id="rId20"/>
          <w:footerReference w:type="first" r:id="rId21"/>
          <w:pgSz w:w="16839" w:h="11907" w:orient="landscape" w:code="9"/>
          <w:pgMar w:top="1418" w:right="1134" w:bottom="1134" w:left="1134" w:header="567" w:footer="550" w:gutter="0"/>
          <w:cols w:space="708"/>
          <w:docGrid w:linePitch="360"/>
        </w:sectPr>
      </w:pPr>
    </w:p>
    <w:p w:rsidR="00476EA8" w:rsidRPr="00DF32F3" w:rsidRDefault="00476EA8" w:rsidP="00EE1B7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jc w:val="center"/>
        <w:rPr>
          <w:rFonts w:ascii="Arial" w:hAnsi="Arial" w:cs="Arial"/>
          <w:bCs/>
        </w:rPr>
      </w:pPr>
    </w:p>
    <w:tbl>
      <w:tblPr>
        <w:tblpPr w:leftFromText="141" w:rightFromText="141" w:vertAnchor="text" w:tblpXSpec="center" w:tblpY="1"/>
        <w:tblOverlap w:val="never"/>
        <w:tblW w:w="2723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5"/>
        <w:gridCol w:w="5249"/>
        <w:gridCol w:w="1989"/>
      </w:tblGrid>
      <w:tr w:rsidR="002E5A6F" w:rsidRPr="006368AD" w:rsidTr="002E5A6F">
        <w:trPr>
          <w:trHeight w:val="251"/>
          <w:tblHeader/>
        </w:trPr>
        <w:tc>
          <w:tcPr>
            <w:tcW w:w="506" w:type="pct"/>
            <w:shd w:val="clear" w:color="auto" w:fill="DBE5F1"/>
            <w:vAlign w:val="center"/>
          </w:tcPr>
          <w:p w:rsidR="002E5A6F" w:rsidRPr="000B41F6" w:rsidRDefault="002E5A6F" w:rsidP="006368AD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</w:rPr>
              <w:t>NO.</w:t>
            </w:r>
          </w:p>
        </w:tc>
        <w:tc>
          <w:tcPr>
            <w:tcW w:w="3259" w:type="pct"/>
            <w:shd w:val="clear" w:color="auto" w:fill="DBE5F1"/>
            <w:vAlign w:val="center"/>
          </w:tcPr>
          <w:p w:rsidR="002E5A6F" w:rsidRPr="000B41F6" w:rsidRDefault="002E5A6F" w:rsidP="006368AD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411D9D">
              <w:rPr>
                <w:rFonts w:asciiTheme="minorHAnsi" w:hAnsiTheme="minorHAnsi" w:cstheme="minorHAnsi"/>
                <w:b/>
                <w:sz w:val="16"/>
                <w:szCs w:val="16"/>
              </w:rPr>
              <w:t>DESCRIPCIÓN DE LAS TAREAS</w:t>
            </w:r>
          </w:p>
        </w:tc>
        <w:tc>
          <w:tcPr>
            <w:tcW w:w="1235" w:type="pct"/>
            <w:shd w:val="clear" w:color="auto" w:fill="DBE5F1"/>
            <w:vAlign w:val="center"/>
          </w:tcPr>
          <w:p w:rsidR="002E5A6F" w:rsidRPr="00411D9D" w:rsidRDefault="002E5A6F" w:rsidP="002D6AF5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RESPONSABLE </w:t>
            </w:r>
          </w:p>
        </w:tc>
      </w:tr>
      <w:tr w:rsidR="002E5A6F" w:rsidRPr="00497A26" w:rsidTr="002E5A6F">
        <w:trPr>
          <w:trHeight w:val="263"/>
        </w:trPr>
        <w:tc>
          <w:tcPr>
            <w:tcW w:w="506" w:type="pct"/>
            <w:vAlign w:val="center"/>
          </w:tcPr>
          <w:p w:rsidR="002E5A6F" w:rsidRPr="00B86CE6" w:rsidRDefault="002E5A6F" w:rsidP="00992EA9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2</w:t>
            </w:r>
            <w:r w:rsidRPr="00B86CE6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.1</w:t>
            </w:r>
          </w:p>
        </w:tc>
        <w:tc>
          <w:tcPr>
            <w:tcW w:w="3259" w:type="pct"/>
            <w:vAlign w:val="center"/>
          </w:tcPr>
          <w:p w:rsidR="002E5A6F" w:rsidRPr="00CC56DC" w:rsidRDefault="002E5A6F" w:rsidP="00105B53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Para cada </w:t>
            </w: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 xml:space="preserve"> característica general se debe determinar, describir y verificar las características específicas que solventan cada una de ellas</w:t>
            </w:r>
          </w:p>
        </w:tc>
        <w:tc>
          <w:tcPr>
            <w:tcW w:w="1235" w:type="pct"/>
          </w:tcPr>
          <w:p w:rsidR="002E5A6F" w:rsidRDefault="002E5A6F" w:rsidP="00105B5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CC56DC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  <w:p w:rsidR="002E5A6F" w:rsidRDefault="002E5A6F" w:rsidP="00105B5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</w:p>
          <w:p w:rsidR="002E5A6F" w:rsidRPr="00CC56DC" w:rsidRDefault="002E5A6F" w:rsidP="00105B5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</w:tc>
      </w:tr>
      <w:tr w:rsidR="002E5A6F" w:rsidRPr="00411D9D" w:rsidTr="002E5A6F">
        <w:trPr>
          <w:trHeight w:val="595"/>
        </w:trPr>
        <w:tc>
          <w:tcPr>
            <w:tcW w:w="506" w:type="pct"/>
            <w:vAlign w:val="center"/>
          </w:tcPr>
          <w:p w:rsidR="002E5A6F" w:rsidDel="000B41F6" w:rsidRDefault="002E5A6F" w:rsidP="00B62013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2.2</w:t>
            </w:r>
          </w:p>
        </w:tc>
        <w:tc>
          <w:tcPr>
            <w:tcW w:w="3259" w:type="pct"/>
            <w:vAlign w:val="center"/>
          </w:tcPr>
          <w:p w:rsidR="002E5A6F" w:rsidRPr="00CC56DC" w:rsidDel="000B41F6" w:rsidRDefault="002E5A6F" w:rsidP="00105B53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Generar la documentación sobre  las características específicas levantadas, las mismas serán relevadas a modo de matriz de características detalladas, agrupadas por cada una de las  características generales anteriormente levantadas</w:t>
            </w:r>
          </w:p>
        </w:tc>
        <w:tc>
          <w:tcPr>
            <w:tcW w:w="1235" w:type="pct"/>
          </w:tcPr>
          <w:p w:rsidR="002E5A6F" w:rsidRPr="00B149BB" w:rsidRDefault="002E5A6F" w:rsidP="00105B5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B149BB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trabajo.</w:t>
            </w:r>
          </w:p>
          <w:p w:rsidR="002E5A6F" w:rsidRDefault="002E5A6F" w:rsidP="00105B5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</w:p>
          <w:p w:rsidR="002E5A6F" w:rsidRPr="00B149BB" w:rsidRDefault="002E5A6F" w:rsidP="002E5A6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  <w:r w:rsidRPr="00B149BB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Medio: Matriz de especificaciones generales  </w:t>
            </w:r>
            <w:r w:rsidR="00444B43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 AI3-APC-F1</w:t>
            </w:r>
          </w:p>
          <w:p w:rsidR="002E5A6F" w:rsidRPr="002E5A6F" w:rsidRDefault="002E5A6F" w:rsidP="00B6201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</w:p>
        </w:tc>
      </w:tr>
      <w:tr w:rsidR="002E5A6F" w:rsidRPr="00FC078B" w:rsidTr="002E5A6F">
        <w:trPr>
          <w:trHeight w:val="263"/>
        </w:trPr>
        <w:tc>
          <w:tcPr>
            <w:tcW w:w="506" w:type="pct"/>
            <w:vAlign w:val="center"/>
          </w:tcPr>
          <w:p w:rsidR="002E5A6F" w:rsidRPr="009A796B" w:rsidRDefault="002E5A6F" w:rsidP="00992EA9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2.3</w:t>
            </w:r>
          </w:p>
        </w:tc>
        <w:tc>
          <w:tcPr>
            <w:tcW w:w="3259" w:type="pct"/>
            <w:vAlign w:val="center"/>
          </w:tcPr>
          <w:p w:rsidR="002E5A6F" w:rsidRPr="00CC56DC" w:rsidRDefault="002E5A6F" w:rsidP="00B62013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Verificar la validez de las características generales y específicas comprobando que las mismas cubran el 100% de los objetivos específicos, el objetivo general y todas las necesidades del negocio.</w:t>
            </w:r>
          </w:p>
        </w:tc>
        <w:tc>
          <w:tcPr>
            <w:tcW w:w="1235" w:type="pct"/>
          </w:tcPr>
          <w:p w:rsidR="002E5A6F" w:rsidRDefault="002E5A6F" w:rsidP="0085104E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CC56DC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  <w:p w:rsidR="002E5A6F" w:rsidRDefault="002E5A6F" w:rsidP="00B6201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  <w:p w:rsidR="002E5A6F" w:rsidRPr="00CC56DC" w:rsidRDefault="002E5A6F" w:rsidP="00B6201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Especialistas Técnicos y de negocio</w:t>
            </w:r>
          </w:p>
        </w:tc>
      </w:tr>
      <w:tr w:rsidR="002E5A6F" w:rsidRPr="00FC078B" w:rsidTr="002E5A6F">
        <w:trPr>
          <w:trHeight w:val="64"/>
        </w:trPr>
        <w:tc>
          <w:tcPr>
            <w:tcW w:w="506" w:type="pct"/>
            <w:vAlign w:val="center"/>
          </w:tcPr>
          <w:p w:rsidR="002E5A6F" w:rsidRPr="009A796B" w:rsidRDefault="002E5A6F" w:rsidP="00992EA9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2.4</w:t>
            </w:r>
          </w:p>
        </w:tc>
        <w:tc>
          <w:tcPr>
            <w:tcW w:w="3259" w:type="pct"/>
            <w:vAlign w:val="center"/>
          </w:tcPr>
          <w:p w:rsidR="002E5A6F" w:rsidRPr="00CC56DC" w:rsidRDefault="002E5A6F" w:rsidP="00B62013">
            <w:pPr>
              <w:pStyle w:val="Sinespaciado"/>
              <w:rPr>
                <w:ins w:id="47" w:author="Fernando Tapia" w:date="2014-03-14T10:31:00Z"/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Si en la verificación anterior se detectan inconformidades con el Área de negocio, estas deberán ser despejadas, levantando necesidades, aclarándolas, determinando y mejorando las características generales y especificas</w:t>
            </w:r>
          </w:p>
          <w:p w:rsidR="002E5A6F" w:rsidRPr="00CC56DC" w:rsidRDefault="002E5A6F" w:rsidP="00B62013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</w:p>
        </w:tc>
        <w:tc>
          <w:tcPr>
            <w:tcW w:w="1235" w:type="pct"/>
          </w:tcPr>
          <w:p w:rsidR="002E5A6F" w:rsidRDefault="002E5A6F" w:rsidP="0085104E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CC56DC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  <w:p w:rsidR="002E5A6F" w:rsidRDefault="002E5A6F" w:rsidP="0085104E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  <w:p w:rsidR="002E5A6F" w:rsidRPr="00CC56DC" w:rsidRDefault="002E5A6F" w:rsidP="0085104E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Especialistas Técnicos y de negocio</w:t>
            </w:r>
          </w:p>
        </w:tc>
      </w:tr>
    </w:tbl>
    <w:p w:rsidR="00EE1B71" w:rsidRPr="007F1710" w:rsidRDefault="00EE1B71" w:rsidP="00EE1B7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EE1B71" w:rsidRDefault="00EE1B71">
      <w:pPr>
        <w:rPr>
          <w:rFonts w:cstheme="minorHAnsi"/>
          <w:color w:val="000000"/>
        </w:rPr>
      </w:pPr>
    </w:p>
    <w:p w:rsidR="00EE1B71" w:rsidRDefault="00EE1B71">
      <w:pPr>
        <w:rPr>
          <w:rFonts w:cstheme="minorHAnsi"/>
          <w:color w:val="000000"/>
        </w:rPr>
        <w:sectPr w:rsidR="00EE1B71" w:rsidSect="00497A26">
          <w:pgSz w:w="16839" w:h="11907" w:orient="landscape" w:code="9"/>
          <w:pgMar w:top="1418" w:right="1134" w:bottom="1134" w:left="1134" w:header="567" w:footer="550" w:gutter="0"/>
          <w:cols w:space="708"/>
          <w:docGrid w:linePitch="360"/>
        </w:sectPr>
      </w:pPr>
    </w:p>
    <w:p w:rsidR="00476EA8" w:rsidRDefault="007100A8" w:rsidP="007100A8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 </w:t>
      </w:r>
      <w:r w:rsidR="00476EA8">
        <w:rPr>
          <w:rFonts w:ascii="Arial" w:hAnsi="Arial" w:cs="Arial"/>
          <w:b/>
          <w:bCs/>
        </w:rPr>
        <w:t xml:space="preserve">Descripción del Subproceso: </w:t>
      </w:r>
      <w:r w:rsidR="00BB64EF">
        <w:rPr>
          <w:rFonts w:ascii="Arial" w:hAnsi="Arial" w:cs="Arial"/>
          <w:b/>
          <w:bCs/>
        </w:rPr>
        <w:t>Adquirir y Mantener Infraestructura</w:t>
      </w:r>
      <w:r w:rsidR="00476EA8"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>Generar RFI</w:t>
      </w:r>
      <w:r w:rsidR="003C2502">
        <w:rPr>
          <w:rFonts w:ascii="Arial" w:hAnsi="Arial" w:cs="Arial"/>
          <w:b/>
          <w:bCs/>
        </w:rPr>
        <w:t xml:space="preserve"> </w:t>
      </w:r>
    </w:p>
    <w:p w:rsidR="007100A8" w:rsidRPr="00881453" w:rsidRDefault="007100A8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476EA8" w:rsidRPr="00881453" w:rsidRDefault="0011566E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  <w:r>
        <w:rPr>
          <w:noProof/>
          <w:lang w:val="es-ES" w:eastAsia="es-ES" w:bidi="ar-SA"/>
        </w:rPr>
        <w:drawing>
          <wp:anchor distT="0" distB="0" distL="114300" distR="114300" simplePos="0" relativeHeight="251677696" behindDoc="0" locked="0" layoutInCell="1" allowOverlap="1" wp14:anchorId="5819F130" wp14:editId="7646A144">
            <wp:simplePos x="0" y="0"/>
            <wp:positionH relativeFrom="column">
              <wp:posOffset>822960</wp:posOffset>
            </wp:positionH>
            <wp:positionV relativeFrom="paragraph">
              <wp:posOffset>128270</wp:posOffset>
            </wp:positionV>
            <wp:extent cx="7419975" cy="4155440"/>
            <wp:effectExtent l="0" t="0" r="9525" b="0"/>
            <wp:wrapSquare wrapText="bothSides"/>
            <wp:docPr id="10" name="Imagen 10" descr="C:\Datos_Originales\EPP_2011\ARQUITECTURA\ADQUIRIR_MANTENER_INFRAESTRUCTURA_TECNOLOGICA\EJECUCION\CONSTRUCCION\AI03_ADQUIRIR_MANTENER-INFRAESTRUCTURA_TEC_V1_R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os_Originales\EPP_2011\ARQUITECTURA\ADQUIRIR_MANTENER_INFRAESTRUCTURA_TECNOLOGICA\EJECUCION\CONSTRUCCION\AI03_ADQUIRIR_MANTENER-INFRAESTRUCTURA_TEC_V1_RF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8" b="61897"/>
                    <a:stretch/>
                  </pic:blipFill>
                  <pic:spPr bwMode="auto">
                    <a:xfrm>
                      <a:off x="0" y="0"/>
                      <a:ext cx="741997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B71" w:rsidRDefault="00EE1B71" w:rsidP="00373071">
      <w:pPr>
        <w:jc w:val="center"/>
      </w:pPr>
    </w:p>
    <w:p w:rsidR="00BF09DA" w:rsidRDefault="00BF09DA" w:rsidP="00BF09DA">
      <w:pPr>
        <w:sectPr w:rsidR="00BF09DA" w:rsidSect="00EE1B71">
          <w:pgSz w:w="16839" w:h="11907" w:orient="landscape" w:code="9"/>
          <w:pgMar w:top="1418" w:right="1134" w:bottom="1134" w:left="1134" w:header="567" w:footer="550" w:gutter="0"/>
          <w:cols w:space="708"/>
          <w:docGrid w:linePitch="360"/>
        </w:sectPr>
      </w:pPr>
    </w:p>
    <w:p w:rsidR="002D6AF5" w:rsidRPr="00DF32F3" w:rsidRDefault="002D6AF5" w:rsidP="00BF09D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Cs/>
        </w:rPr>
      </w:pPr>
    </w:p>
    <w:tbl>
      <w:tblPr>
        <w:tblpPr w:leftFromText="141" w:rightFromText="141" w:vertAnchor="text" w:tblpXSpec="center" w:tblpY="1"/>
        <w:tblOverlap w:val="never"/>
        <w:tblW w:w="268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04"/>
        <w:gridCol w:w="4761"/>
        <w:gridCol w:w="1676"/>
      </w:tblGrid>
      <w:tr w:rsidR="002E5A6F" w:rsidRPr="006368AD" w:rsidTr="002E5A6F">
        <w:trPr>
          <w:trHeight w:val="189"/>
          <w:tblHeader/>
        </w:trPr>
        <w:tc>
          <w:tcPr>
            <w:tcW w:w="947" w:type="pct"/>
            <w:shd w:val="clear" w:color="auto" w:fill="DBE5F1"/>
            <w:vAlign w:val="center"/>
          </w:tcPr>
          <w:p w:rsidR="002E5A6F" w:rsidRPr="000B41F6" w:rsidRDefault="002E5A6F" w:rsidP="002D6AF5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</w:rPr>
              <w:t>NO.</w:t>
            </w:r>
          </w:p>
        </w:tc>
        <w:tc>
          <w:tcPr>
            <w:tcW w:w="2998" w:type="pct"/>
            <w:shd w:val="clear" w:color="auto" w:fill="DBE5F1"/>
            <w:vAlign w:val="center"/>
          </w:tcPr>
          <w:p w:rsidR="002E5A6F" w:rsidRPr="000B41F6" w:rsidRDefault="002E5A6F" w:rsidP="002D6AF5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CB6058">
              <w:rPr>
                <w:rFonts w:asciiTheme="minorHAnsi" w:hAnsiTheme="minorHAnsi" w:cstheme="minorHAnsi"/>
                <w:b/>
                <w:sz w:val="16"/>
                <w:szCs w:val="16"/>
              </w:rPr>
              <w:t>DESCRIPCIÓN DE LAS TAREAS</w:t>
            </w:r>
          </w:p>
        </w:tc>
        <w:tc>
          <w:tcPr>
            <w:tcW w:w="1055" w:type="pct"/>
            <w:shd w:val="clear" w:color="auto" w:fill="DBE5F1"/>
            <w:vAlign w:val="center"/>
          </w:tcPr>
          <w:p w:rsidR="002E5A6F" w:rsidRPr="00CB6058" w:rsidRDefault="002E5A6F" w:rsidP="002D6AF5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RESPONSABLE </w:t>
            </w:r>
          </w:p>
        </w:tc>
      </w:tr>
      <w:tr w:rsidR="002E5A6F" w:rsidRPr="00497A26" w:rsidTr="002E5A6F">
        <w:trPr>
          <w:trHeight w:val="198"/>
        </w:trPr>
        <w:tc>
          <w:tcPr>
            <w:tcW w:w="947" w:type="pct"/>
            <w:vAlign w:val="center"/>
          </w:tcPr>
          <w:p w:rsidR="002E5A6F" w:rsidRPr="009A796B" w:rsidRDefault="002E5A6F" w:rsidP="00FB410F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3.1</w:t>
            </w:r>
          </w:p>
        </w:tc>
        <w:tc>
          <w:tcPr>
            <w:tcW w:w="2998" w:type="pct"/>
            <w:vAlign w:val="center"/>
          </w:tcPr>
          <w:p w:rsidR="002E5A6F" w:rsidRPr="00B32FF9" w:rsidRDefault="002E5A6F" w:rsidP="00FB410F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 xml:space="preserve">Con la información generada (objetivo general, específicos, características generales y específicas) se genera el documento para requerir información </w:t>
            </w:r>
            <w:proofErr w:type="spellStart"/>
            <w:r w:rsidR="003B00E3"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>rfi</w:t>
            </w:r>
            <w:proofErr w:type="spellEnd"/>
            <w:r w:rsidR="003B00E3"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 xml:space="preserve"> 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>a los proveedores sobre la necesidad específica de EPPETROECUADOR.</w:t>
            </w:r>
          </w:p>
        </w:tc>
        <w:tc>
          <w:tcPr>
            <w:tcW w:w="1055" w:type="pct"/>
          </w:tcPr>
          <w:p w:rsidR="002E5A6F" w:rsidRDefault="002E5A6F" w:rsidP="00664145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CC56DC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  <w:p w:rsidR="002E5A6F" w:rsidRDefault="002E5A6F" w:rsidP="00664145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</w:p>
          <w:p w:rsidR="002E5A6F" w:rsidRDefault="002E5A6F" w:rsidP="00664145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  <w:r w:rsidRPr="003B00E3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>Me</w:t>
            </w:r>
            <w:r w:rsidRPr="003B00E3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dio: </w:t>
            </w:r>
            <w:r w:rsidR="00444B43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AI3-APC-F2</w:t>
            </w:r>
          </w:p>
          <w:p w:rsidR="002E5A6F" w:rsidRPr="009A796B" w:rsidRDefault="002E5A6F" w:rsidP="00664145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</w:tc>
      </w:tr>
      <w:tr w:rsidR="002E5A6F" w:rsidRPr="00A17BAC" w:rsidTr="002E5A6F">
        <w:trPr>
          <w:trHeight w:val="198"/>
        </w:trPr>
        <w:tc>
          <w:tcPr>
            <w:tcW w:w="947" w:type="pct"/>
            <w:shd w:val="clear" w:color="auto" w:fill="auto"/>
            <w:vAlign w:val="center"/>
          </w:tcPr>
          <w:p w:rsidR="002E5A6F" w:rsidRPr="00202221" w:rsidRDefault="002E5A6F" w:rsidP="00FB410F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3</w:t>
            </w:r>
            <w:r w:rsidRPr="00202221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.2</w:t>
            </w:r>
          </w:p>
        </w:tc>
        <w:tc>
          <w:tcPr>
            <w:tcW w:w="2998" w:type="pct"/>
            <w:shd w:val="clear" w:color="auto" w:fill="auto"/>
            <w:vAlign w:val="center"/>
          </w:tcPr>
          <w:p w:rsidR="002E5A6F" w:rsidRPr="00FB410F" w:rsidRDefault="002E5A6F" w:rsidP="002D6AF5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Una vez que el documento RFI sea validado y aprobado por la Jefatura del Área correspondiente se envía el mismo a los proveedores mediante correo electrónico formalizando la solicitud de información técnica y económica para continuar con el proceso de determinación de alcance, tiempo y costo del proyecto en diseño</w:t>
            </w:r>
          </w:p>
        </w:tc>
        <w:tc>
          <w:tcPr>
            <w:tcW w:w="1055" w:type="pct"/>
          </w:tcPr>
          <w:p w:rsidR="002E5A6F" w:rsidRDefault="002E5A6F" w:rsidP="003C2502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CC56DC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  <w:p w:rsidR="002E5A6F" w:rsidRDefault="002E5A6F" w:rsidP="003C2502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  <w:p w:rsidR="002E5A6F" w:rsidRDefault="002E5A6F" w:rsidP="002E5A6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  <w:r w:rsidRPr="002133A0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>Medio</w:t>
            </w:r>
            <w:r w:rsidRPr="002133A0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: </w:t>
            </w:r>
            <w:r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  <w:t>Correo electrónico</w:t>
            </w:r>
          </w:p>
          <w:p w:rsidR="002E5A6F" w:rsidRPr="009A796B" w:rsidRDefault="002E5A6F" w:rsidP="003C2502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</w:tc>
      </w:tr>
      <w:tr w:rsidR="002E5A6F" w:rsidRPr="00FC078B" w:rsidTr="002E5A6F">
        <w:trPr>
          <w:trHeight w:val="455"/>
        </w:trPr>
        <w:tc>
          <w:tcPr>
            <w:tcW w:w="947" w:type="pct"/>
            <w:shd w:val="clear" w:color="auto" w:fill="auto"/>
            <w:vAlign w:val="center"/>
          </w:tcPr>
          <w:p w:rsidR="002E5A6F" w:rsidRPr="00202221" w:rsidRDefault="002E5A6F" w:rsidP="00FB410F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3</w:t>
            </w:r>
            <w:r w:rsidRPr="00202221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.3</w:t>
            </w:r>
          </w:p>
        </w:tc>
        <w:tc>
          <w:tcPr>
            <w:tcW w:w="2998" w:type="pct"/>
            <w:shd w:val="clear" w:color="auto" w:fill="auto"/>
            <w:vAlign w:val="center"/>
          </w:tcPr>
          <w:p w:rsidR="002E5A6F" w:rsidRDefault="002E5A6F" w:rsidP="00FB410F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Durante el periodo establecido en el documento RFI se deben atender las preguntas, dudas y observaciones realizadas por las empresas participantes en el proceso RFI.</w:t>
            </w:r>
          </w:p>
          <w:p w:rsidR="002E5A6F" w:rsidRPr="00202221" w:rsidRDefault="002E5A6F" w:rsidP="00FB410F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Es imprescindible que esta actividad sea realizada con un nivel de detalle muy alto, con el fin de lograr especificaciones técnicas, económicas y de gestión del futuro proyecto muy cercanas a un realidad ejecutable, alcanzable y que asegure un proyecto exitoso</w:t>
            </w:r>
          </w:p>
        </w:tc>
        <w:tc>
          <w:tcPr>
            <w:tcW w:w="1055" w:type="pct"/>
          </w:tcPr>
          <w:p w:rsidR="002E5A6F" w:rsidRDefault="002E5A6F" w:rsidP="003C2502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CC56DC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  <w:p w:rsidR="002E5A6F" w:rsidRPr="00A17BAC" w:rsidRDefault="002E5A6F" w:rsidP="00CC56DC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</w:p>
        </w:tc>
      </w:tr>
      <w:tr w:rsidR="002E5A6F" w:rsidRPr="00FC078B" w:rsidTr="002E5A6F">
        <w:trPr>
          <w:trHeight w:val="617"/>
        </w:trPr>
        <w:tc>
          <w:tcPr>
            <w:tcW w:w="947" w:type="pct"/>
            <w:shd w:val="clear" w:color="auto" w:fill="auto"/>
            <w:vAlign w:val="center"/>
          </w:tcPr>
          <w:p w:rsidR="002E5A6F" w:rsidRPr="00202221" w:rsidRDefault="002E5A6F" w:rsidP="00FB410F">
            <w:pPr>
              <w:pStyle w:val="Sinespaciado"/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3</w:t>
            </w:r>
            <w:r w:rsidRPr="00202221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.4</w:t>
            </w:r>
          </w:p>
        </w:tc>
        <w:tc>
          <w:tcPr>
            <w:tcW w:w="2998" w:type="pct"/>
            <w:shd w:val="clear" w:color="auto" w:fill="auto"/>
            <w:vAlign w:val="center"/>
          </w:tcPr>
          <w:p w:rsidR="002E5A6F" w:rsidRDefault="002E5A6F" w:rsidP="003C2502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En la fecha </w:t>
            </w: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 xml:space="preserve"> establecida en el documento RFI se deben recibir las cotizaciones / propuestas técnico económicas de las empresas participantes en el proceso RFI.</w:t>
            </w:r>
          </w:p>
          <w:p w:rsidR="002E5A6F" w:rsidRDefault="002E5A6F" w:rsidP="003C2502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</w:p>
          <w:p w:rsidR="002E5A6F" w:rsidRDefault="002E5A6F" w:rsidP="003C2502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Si luego de la consolidación de ofertas recibidas y el análisis de las mismas se considera que se debe reformar las especificaciones del proyecto se deberá repetir el proceso desde el punto 3.1.</w:t>
            </w:r>
          </w:p>
          <w:p w:rsidR="002E5A6F" w:rsidRPr="003C2502" w:rsidRDefault="002E5A6F" w:rsidP="003C2502">
            <w:pPr>
              <w:pStyle w:val="Sinespaciado"/>
              <w:rPr>
                <w:rFonts w:asciiTheme="minorHAnsi" w:hAnsiTheme="minorHAnsi" w:cstheme="minorHAnsi"/>
                <w:b/>
                <w:color w:val="000000"/>
                <w:sz w:val="16"/>
                <w:szCs w:val="16"/>
                <w:lang w:val="es-EC" w:eastAsia="es-EC" w:bidi="ar-SA"/>
              </w:rPr>
            </w:pPr>
          </w:p>
        </w:tc>
        <w:tc>
          <w:tcPr>
            <w:tcW w:w="1055" w:type="pct"/>
          </w:tcPr>
          <w:p w:rsidR="002E5A6F" w:rsidRDefault="002E5A6F" w:rsidP="003C2502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CC56DC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  <w:p w:rsidR="002E5A6F" w:rsidRPr="00A17BAC" w:rsidRDefault="002E5A6F" w:rsidP="00CC56DC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</w:p>
        </w:tc>
      </w:tr>
    </w:tbl>
    <w:p w:rsidR="002D6AF5" w:rsidRPr="007F1710" w:rsidRDefault="002D6AF5" w:rsidP="002D6AF5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D6AF5" w:rsidRDefault="002D6AF5" w:rsidP="002D6AF5">
      <w:pPr>
        <w:rPr>
          <w:rFonts w:cstheme="minorHAnsi"/>
          <w:color w:val="000000"/>
        </w:rPr>
      </w:pPr>
    </w:p>
    <w:p w:rsidR="002D6AF5" w:rsidRDefault="002D6AF5" w:rsidP="002D6AF5">
      <w:pPr>
        <w:rPr>
          <w:rFonts w:cstheme="minorHAnsi"/>
          <w:color w:val="000000"/>
        </w:rPr>
        <w:sectPr w:rsidR="002D6AF5" w:rsidSect="00497A26">
          <w:pgSz w:w="16839" w:h="11907" w:orient="landscape" w:code="9"/>
          <w:pgMar w:top="1418" w:right="1134" w:bottom="1134" w:left="1134" w:header="567" w:footer="550" w:gutter="0"/>
          <w:cols w:space="708"/>
          <w:docGrid w:linePitch="360"/>
        </w:sectPr>
      </w:pPr>
    </w:p>
    <w:p w:rsidR="00476EA8" w:rsidRPr="00881453" w:rsidRDefault="00476EA8" w:rsidP="007F41B5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Descripción del Subproceso: </w:t>
      </w:r>
      <w:r w:rsidR="00BB64EF">
        <w:rPr>
          <w:rFonts w:ascii="Arial" w:hAnsi="Arial" w:cs="Arial"/>
          <w:b/>
          <w:bCs/>
        </w:rPr>
        <w:t>Adquirir y Mantener Infraestructura</w:t>
      </w:r>
      <w:r>
        <w:rPr>
          <w:rFonts w:ascii="Arial" w:hAnsi="Arial" w:cs="Arial"/>
          <w:b/>
          <w:bCs/>
        </w:rPr>
        <w:t xml:space="preserve">: </w:t>
      </w:r>
      <w:r w:rsidR="007F41B5">
        <w:rPr>
          <w:rFonts w:ascii="Arial" w:hAnsi="Arial" w:cs="Arial"/>
          <w:b/>
          <w:bCs/>
        </w:rPr>
        <w:t>Obtener Presupuesto</w:t>
      </w:r>
    </w:p>
    <w:p w:rsidR="00476EA8" w:rsidRDefault="007F41B5" w:rsidP="00373071">
      <w:pPr>
        <w:jc w:val="center"/>
        <w:rPr>
          <w:noProof/>
          <w:lang w:eastAsia="es-EC" w:bidi="ar-SA"/>
        </w:rPr>
      </w:pPr>
      <w:del w:id="48" w:author="Jakeline E. Palacios M." w:date="2015-01-05T14:57:00Z">
        <w:r w:rsidDel="00773EDF">
          <w:rPr>
            <w:noProof/>
            <w:lang w:val="es-ES" w:eastAsia="es-ES" w:bidi="ar-SA"/>
          </w:rPr>
          <w:drawing>
            <wp:anchor distT="0" distB="0" distL="114300" distR="114300" simplePos="0" relativeHeight="251675648" behindDoc="0" locked="0" layoutInCell="1" allowOverlap="1" wp14:anchorId="36058F57" wp14:editId="0E58DD0B">
              <wp:simplePos x="0" y="0"/>
              <wp:positionH relativeFrom="column">
                <wp:posOffset>795020</wp:posOffset>
              </wp:positionH>
              <wp:positionV relativeFrom="paragraph">
                <wp:posOffset>200025</wp:posOffset>
              </wp:positionV>
              <wp:extent cx="8333105" cy="4916805"/>
              <wp:effectExtent l="0" t="0" r="0" b="0"/>
              <wp:wrapSquare wrapText="bothSides"/>
              <wp:docPr id="5" name="Imagen 5" descr="C:\Datos_Originales\EPP_2011\ARQUITECTURA\ADQUIRIR_MANTENER_INFRAESTRUCTURA_TECNOLOGICA\EJECUCION\CONSTRUCCION\AI03_ADQUIRIR_MANTENER-INFRAESTRUCTURA_TEC_V1_PRESUPUEST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Datos_Originales\EPP_2011\ARQUITECTURA\ADQUIRIR_MANTENER_INFRAESTRUCTURA_TECNOLOGICA\EJECUCION\CONSTRUCCION\AI03_ADQUIRIR_MANTENER-INFRAESTRUCTURA_TEC_V1_PRESUPUESTO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23590"/>
                      <a:stretch/>
                    </pic:blipFill>
                    <pic:spPr bwMode="auto">
                      <a:xfrm>
                        <a:off x="0" y="0"/>
                        <a:ext cx="8333105" cy="4916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:rsidR="00373071" w:rsidDel="009C3E02" w:rsidRDefault="00373071" w:rsidP="00F7341C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del w:id="49" w:author="Fernando Tapia" w:date="2014-03-13T12:01:00Z"/>
        </w:rPr>
      </w:pPr>
    </w:p>
    <w:p w:rsidR="009C3E02" w:rsidRDefault="009C3E02" w:rsidP="00373071">
      <w:pPr>
        <w:jc w:val="center"/>
        <w:rPr>
          <w:ins w:id="50" w:author="Fernando Tapia" w:date="2014-06-12T14:51:00Z"/>
        </w:rPr>
      </w:pPr>
    </w:p>
    <w:p w:rsidR="009C3E02" w:rsidRDefault="00773EDF" w:rsidP="00373071">
      <w:pPr>
        <w:jc w:val="center"/>
        <w:rPr>
          <w:ins w:id="51" w:author="Fernando Tapia" w:date="2014-06-12T14:51:00Z"/>
        </w:rPr>
      </w:pPr>
      <w:ins w:id="52" w:author="Fernando Tapia" w:date="2014-06-12T14:52:00Z">
        <w:del w:id="53" w:author="Jakeline E. Palacios M." w:date="2015-01-05T14:58:00Z">
          <w:r w:rsidDel="00773EDF">
            <w:rPr>
              <w:noProof/>
              <w:lang w:val="es-ES" w:eastAsia="es-ES" w:bidi="ar-SA"/>
            </w:rPr>
            <w:drawing>
              <wp:anchor distT="0" distB="0" distL="114300" distR="114300" simplePos="0" relativeHeight="251682816" behindDoc="0" locked="0" layoutInCell="1" allowOverlap="1" wp14:anchorId="60AA082C" wp14:editId="7608571F">
                <wp:simplePos x="0" y="0"/>
                <wp:positionH relativeFrom="column">
                  <wp:posOffset>7652385</wp:posOffset>
                </wp:positionH>
                <wp:positionV relativeFrom="paragraph">
                  <wp:posOffset>177800</wp:posOffset>
                </wp:positionV>
                <wp:extent cx="397510" cy="71120"/>
                <wp:effectExtent l="0" t="0" r="2540" b="5080"/>
                <wp:wrapSquare wrapText="bothSides"/>
                <wp:docPr id="4" name="Imagen 4" descr="C:\Datos_Originales\EPP_2011\ARQUITECTURA\ADQUIRIR_MANTENER_INFRAESTRUCTURA_TECNOLOGICA\EJECUCION\CONSTRUCCION\AI03_ADQUIRIR_MANTENER-INFRAESTRUCTURA_TEC_V1_PRESUPUEST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Datos_Originales\EPP_2011\ARQUITECTURA\ADQUIRIR_MANTENER_INFRAESTRUCTURA_TECNOLOGICA\EJECUCION\CONSTRUCCION\AI03_ADQUIRIR_MANTENER-INFRAESTRUCTURA_TEC_V1_PRESUPUESTO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23282"/>
                        <a:stretch/>
                      </pic:blipFill>
                      <pic:spPr bwMode="auto">
                        <a:xfrm>
                          <a:off x="0" y="0"/>
                          <a:ext cx="397510" cy="7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del>
      </w:ins>
    </w:p>
    <w:p w:rsidR="009C3E02" w:rsidRDefault="009C3E02" w:rsidP="00373071">
      <w:pPr>
        <w:jc w:val="center"/>
        <w:rPr>
          <w:ins w:id="54" w:author="Fernando Tapia" w:date="2014-06-12T14:51:00Z"/>
        </w:rPr>
      </w:pPr>
    </w:p>
    <w:p w:rsidR="009C3E02" w:rsidRDefault="009C3E02" w:rsidP="00373071">
      <w:pPr>
        <w:jc w:val="center"/>
        <w:rPr>
          <w:ins w:id="55" w:author="Fernando Tapia" w:date="2014-06-12T14:51:00Z"/>
        </w:rPr>
      </w:pPr>
    </w:p>
    <w:p w:rsidR="009C3E02" w:rsidRDefault="009C3E02" w:rsidP="00373071">
      <w:pPr>
        <w:jc w:val="center"/>
        <w:rPr>
          <w:ins w:id="56" w:author="Fernando Tapia" w:date="2014-06-12T14:51:00Z"/>
        </w:rPr>
      </w:pPr>
    </w:p>
    <w:p w:rsidR="009C3E02" w:rsidRDefault="009C3E02" w:rsidP="00373071">
      <w:pPr>
        <w:jc w:val="center"/>
        <w:rPr>
          <w:ins w:id="57" w:author="Fernando Tapia" w:date="2014-06-12T14:51:00Z"/>
        </w:rPr>
      </w:pPr>
    </w:p>
    <w:p w:rsidR="009C3E02" w:rsidRDefault="009C3E02" w:rsidP="00373071">
      <w:pPr>
        <w:jc w:val="center"/>
        <w:rPr>
          <w:ins w:id="58" w:author="Fernando Tapia" w:date="2014-06-12T14:51:00Z"/>
        </w:rPr>
      </w:pPr>
    </w:p>
    <w:p w:rsidR="009C3E02" w:rsidRDefault="009C3E02" w:rsidP="00373071">
      <w:pPr>
        <w:jc w:val="center"/>
        <w:rPr>
          <w:ins w:id="59" w:author="Fernando Tapia" w:date="2014-06-12T14:51:00Z"/>
        </w:rPr>
      </w:pPr>
    </w:p>
    <w:p w:rsidR="009C3E02" w:rsidRDefault="009C3E02" w:rsidP="00373071">
      <w:pPr>
        <w:jc w:val="center"/>
        <w:rPr>
          <w:ins w:id="60" w:author="Fernando Tapia" w:date="2014-06-12T14:51:00Z"/>
        </w:rPr>
      </w:pPr>
    </w:p>
    <w:p w:rsidR="009C3E02" w:rsidRDefault="009C3E02" w:rsidP="00373071">
      <w:pPr>
        <w:jc w:val="center"/>
        <w:rPr>
          <w:ins w:id="61" w:author="Fernando Tapia" w:date="2014-06-12T14:51:00Z"/>
        </w:rPr>
      </w:pPr>
    </w:p>
    <w:p w:rsidR="009C3E02" w:rsidRDefault="009C3E02" w:rsidP="00373071">
      <w:pPr>
        <w:jc w:val="center"/>
        <w:rPr>
          <w:ins w:id="62" w:author="Fernando Tapia" w:date="2014-06-12T14:51:00Z"/>
        </w:rPr>
      </w:pPr>
    </w:p>
    <w:p w:rsidR="009C3E02" w:rsidRDefault="009C3E02" w:rsidP="00373071">
      <w:pPr>
        <w:jc w:val="center"/>
        <w:rPr>
          <w:ins w:id="63" w:author="Fernando Tapia" w:date="2014-06-12T14:51:00Z"/>
        </w:rPr>
      </w:pPr>
    </w:p>
    <w:p w:rsidR="009C3E02" w:rsidRDefault="009C3E02" w:rsidP="00373071">
      <w:pPr>
        <w:jc w:val="center"/>
        <w:rPr>
          <w:ins w:id="64" w:author="Fernando Tapia" w:date="2014-06-12T14:51:00Z"/>
        </w:rPr>
      </w:pPr>
    </w:p>
    <w:p w:rsidR="009C3E02" w:rsidRPr="00373071" w:rsidRDefault="009C3E02" w:rsidP="00373071">
      <w:pPr>
        <w:jc w:val="center"/>
        <w:rPr>
          <w:ins w:id="65" w:author="Fernando Tapia" w:date="2014-06-12T14:51:00Z"/>
        </w:rPr>
      </w:pPr>
    </w:p>
    <w:p w:rsidR="00477108" w:rsidDel="005B6E1B" w:rsidRDefault="00477108">
      <w:pPr>
        <w:rPr>
          <w:del w:id="66" w:author="Fernando Tapia" w:date="2014-03-13T12:01:00Z"/>
          <w:rFonts w:ascii="Arial" w:hAnsi="Arial" w:cs="Arial"/>
          <w:b/>
          <w:bCs/>
        </w:rPr>
        <w:sectPr w:rsidR="00477108" w:rsidDel="005B6E1B" w:rsidSect="00BF09DA">
          <w:pgSz w:w="16839" w:h="11907" w:orient="landscape" w:code="9"/>
          <w:pgMar w:top="1701" w:right="1134" w:bottom="1276" w:left="1134" w:header="567" w:footer="550" w:gutter="0"/>
          <w:cols w:space="708"/>
          <w:docGrid w:linePitch="360"/>
        </w:sectPr>
      </w:pPr>
    </w:p>
    <w:p w:rsidR="00351909" w:rsidRDefault="00351909" w:rsidP="00F7341C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921D67" w:rsidRDefault="00921D6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tbl>
      <w:tblPr>
        <w:tblpPr w:leftFromText="141" w:rightFromText="141" w:vertAnchor="text" w:tblpXSpec="center" w:tblpY="1"/>
        <w:tblOverlap w:val="never"/>
        <w:tblW w:w="276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4820"/>
        <w:gridCol w:w="2552"/>
      </w:tblGrid>
      <w:tr w:rsidR="00F81958" w:rsidRPr="006368AD" w:rsidTr="00F81958">
        <w:trPr>
          <w:trHeight w:val="251"/>
          <w:tblHeader/>
        </w:trPr>
        <w:tc>
          <w:tcPr>
            <w:tcW w:w="499" w:type="pct"/>
            <w:shd w:val="clear" w:color="auto" w:fill="DBE5F1"/>
            <w:vAlign w:val="center"/>
          </w:tcPr>
          <w:p w:rsidR="00140FE7" w:rsidRPr="000B41F6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</w:rPr>
              <w:t>NO.</w:t>
            </w:r>
          </w:p>
        </w:tc>
        <w:tc>
          <w:tcPr>
            <w:tcW w:w="2943" w:type="pct"/>
            <w:shd w:val="clear" w:color="auto" w:fill="DBE5F1"/>
            <w:vAlign w:val="center"/>
          </w:tcPr>
          <w:p w:rsidR="00140FE7" w:rsidRPr="000B41F6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CB6058">
              <w:rPr>
                <w:rFonts w:asciiTheme="minorHAnsi" w:hAnsiTheme="minorHAnsi" w:cstheme="minorHAnsi"/>
                <w:b/>
                <w:sz w:val="16"/>
                <w:szCs w:val="16"/>
              </w:rPr>
              <w:t>DESCRIPCIÓN DE LAS TAREAS</w:t>
            </w:r>
          </w:p>
        </w:tc>
        <w:tc>
          <w:tcPr>
            <w:tcW w:w="1558" w:type="pct"/>
            <w:shd w:val="clear" w:color="auto" w:fill="DBE5F1"/>
            <w:vAlign w:val="center"/>
          </w:tcPr>
          <w:p w:rsidR="00140FE7" w:rsidRPr="00CB6058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RESPONSABLE </w:t>
            </w:r>
          </w:p>
        </w:tc>
      </w:tr>
      <w:tr w:rsidR="00F81958" w:rsidRPr="00497A26" w:rsidTr="00F81958">
        <w:trPr>
          <w:trHeight w:val="263"/>
        </w:trPr>
        <w:tc>
          <w:tcPr>
            <w:tcW w:w="499" w:type="pct"/>
            <w:vAlign w:val="center"/>
          </w:tcPr>
          <w:p w:rsidR="00140FE7" w:rsidRPr="009A796B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4.1</w:t>
            </w:r>
          </w:p>
        </w:tc>
        <w:tc>
          <w:tcPr>
            <w:tcW w:w="2943" w:type="pct"/>
            <w:vAlign w:val="center"/>
          </w:tcPr>
          <w:p w:rsidR="00140FE7" w:rsidRPr="00B32FF9" w:rsidRDefault="00140FE7" w:rsidP="002E5A6F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>Validar la disponibilidad de fondos en la partida presupuestaria afín al proceso de adquisición actual, remitiendo esta consulta a la Subgerencia de Arquitectura.</w:t>
            </w:r>
          </w:p>
        </w:tc>
        <w:tc>
          <w:tcPr>
            <w:tcW w:w="1558" w:type="pct"/>
          </w:tcPr>
          <w:p w:rsidR="00140FE7" w:rsidRDefault="00140FE7" w:rsidP="00FA4B77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</w:p>
          <w:p w:rsidR="00140FE7" w:rsidRDefault="00140FE7" w:rsidP="00FA4B77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  <w:p w:rsidR="00140FE7" w:rsidRPr="009A796B" w:rsidRDefault="00140FE7" w:rsidP="002E5A6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CF110F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Medio</w:t>
            </w:r>
            <w:r w:rsidRPr="00CF110F">
              <w:rPr>
                <w:rFonts w:asciiTheme="minorHAnsi" w:hAnsiTheme="minorHAnsi" w:cstheme="minorHAnsi"/>
                <w:b/>
                <w:sz w:val="16"/>
                <w:szCs w:val="16"/>
                <w:lang w:val="es-EC"/>
              </w:rPr>
              <w:t xml:space="preserve">: </w:t>
            </w:r>
            <w:r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  <w:t>Correo electrónico</w:t>
            </w:r>
          </w:p>
        </w:tc>
      </w:tr>
      <w:tr w:rsidR="00F81958" w:rsidRPr="00FC078B" w:rsidTr="00F81958">
        <w:trPr>
          <w:trHeight w:val="263"/>
        </w:trPr>
        <w:tc>
          <w:tcPr>
            <w:tcW w:w="499" w:type="pct"/>
            <w:vAlign w:val="center"/>
          </w:tcPr>
          <w:p w:rsidR="00140FE7" w:rsidRPr="009A796B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4.2</w:t>
            </w:r>
          </w:p>
        </w:tc>
        <w:tc>
          <w:tcPr>
            <w:tcW w:w="2943" w:type="pct"/>
            <w:vAlign w:val="center"/>
          </w:tcPr>
          <w:p w:rsidR="00140FE7" w:rsidRDefault="00140FE7" w:rsidP="00FA4B77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Si se requiere modificación presupuestaria:</w:t>
            </w:r>
          </w:p>
          <w:p w:rsidR="00140FE7" w:rsidRDefault="00140FE7" w:rsidP="00FA4B77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Gestionar el traspaso de fondos entre partidas o Subgerencias considerando fondos disponibles existentes.</w:t>
            </w:r>
          </w:p>
          <w:p w:rsidR="00140FE7" w:rsidRPr="00E97D48" w:rsidRDefault="00140FE7" w:rsidP="00FA4B77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Generar memorando hacia la Gerencia de Finanzas solicitando la reprogramación presupuestaria.</w:t>
            </w:r>
          </w:p>
        </w:tc>
        <w:tc>
          <w:tcPr>
            <w:tcW w:w="1558" w:type="pct"/>
          </w:tcPr>
          <w:p w:rsidR="00140FE7" w:rsidRDefault="00140FE7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2524AB">
              <w:rPr>
                <w:rFonts w:asciiTheme="minorHAnsi" w:hAnsiTheme="minorHAnsi" w:cstheme="minorHAnsi"/>
                <w:sz w:val="16"/>
                <w:szCs w:val="16"/>
              </w:rPr>
              <w:t>Responsable / Equipo de trabajo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.</w:t>
            </w:r>
          </w:p>
          <w:p w:rsidR="00140FE7" w:rsidRDefault="00140FE7">
            <w:r>
              <w:rPr>
                <w:rFonts w:asciiTheme="minorHAnsi" w:hAnsiTheme="minorHAnsi" w:cstheme="minorHAnsi"/>
                <w:sz w:val="16"/>
                <w:szCs w:val="16"/>
              </w:rPr>
              <w:t>Medio</w:t>
            </w:r>
            <w:r w:rsidRPr="00FF72FE">
              <w:rPr>
                <w:rFonts w:asciiTheme="minorHAnsi" w:hAnsiTheme="minorHAnsi" w:cstheme="minorHAnsi"/>
                <w:b/>
                <w:sz w:val="16"/>
                <w:szCs w:val="16"/>
              </w:rPr>
              <w:t xml:space="preserve">: </w:t>
            </w:r>
            <w:r w:rsidR="00F81958" w:rsidRPr="00B149BB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 </w:t>
            </w:r>
            <w:r w:rsidR="00F81958" w:rsidRPr="00CF110F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="00F81958" w:rsidRPr="00F81958">
              <w:rPr>
                <w:rFonts w:asciiTheme="minorHAnsi" w:hAnsiTheme="minorHAnsi" w:cstheme="minorHAnsi"/>
                <w:sz w:val="16"/>
                <w:szCs w:val="16"/>
              </w:rPr>
              <w:t xml:space="preserve">Memorando de solicitud de reprogramación presupuestaria </w:t>
            </w:r>
            <w:r w:rsidR="00E048F1">
              <w:rPr>
                <w:rFonts w:asciiTheme="minorHAnsi" w:hAnsiTheme="minorHAnsi" w:cstheme="minorHAnsi"/>
                <w:b/>
                <w:sz w:val="16"/>
                <w:szCs w:val="16"/>
              </w:rPr>
              <w:t>AI3-APC-F3</w:t>
            </w:r>
          </w:p>
        </w:tc>
      </w:tr>
      <w:tr w:rsidR="00F81958" w:rsidRPr="00FC078B" w:rsidTr="00F81958">
        <w:trPr>
          <w:trHeight w:val="710"/>
        </w:trPr>
        <w:tc>
          <w:tcPr>
            <w:tcW w:w="499" w:type="pct"/>
            <w:vAlign w:val="center"/>
          </w:tcPr>
          <w:p w:rsidR="00140FE7" w:rsidRPr="009A796B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4.3</w:t>
            </w:r>
          </w:p>
        </w:tc>
        <w:tc>
          <w:tcPr>
            <w:tcW w:w="2943" w:type="pct"/>
            <w:vAlign w:val="center"/>
          </w:tcPr>
          <w:p w:rsidR="00140FE7" w:rsidRDefault="00140FE7" w:rsidP="00FF72FE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Si no se requiere  modificación presupuestaria:</w:t>
            </w:r>
          </w:p>
          <w:p w:rsidR="00140FE7" w:rsidRDefault="00140FE7" w:rsidP="00A21ACD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Generar memorando de Solicitud de Certificación Presupuestaria</w:t>
            </w:r>
          </w:p>
          <w:p w:rsidR="00140FE7" w:rsidRPr="00E97D48" w:rsidRDefault="00140FE7" w:rsidP="00A21ACD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Gestionar la solicitud de la partida presupuestaria</w:t>
            </w:r>
          </w:p>
        </w:tc>
        <w:tc>
          <w:tcPr>
            <w:tcW w:w="1558" w:type="pct"/>
          </w:tcPr>
          <w:p w:rsidR="00140FE7" w:rsidRDefault="00140FE7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2524AB">
              <w:rPr>
                <w:rFonts w:asciiTheme="minorHAnsi" w:hAnsiTheme="minorHAnsi" w:cstheme="minorHAnsi"/>
                <w:sz w:val="16"/>
                <w:szCs w:val="16"/>
              </w:rPr>
              <w:t>Responsable / Equipo de trabajo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.</w:t>
            </w:r>
          </w:p>
          <w:p w:rsidR="00140FE7" w:rsidRPr="00F81958" w:rsidRDefault="00140FE7">
            <w:pPr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Medio: </w:t>
            </w:r>
            <w:r w:rsidRPr="00FF72FE"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  <w:t xml:space="preserve"> 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Memorando de Certificación Presupuestaria Inicio de Proceso formato </w:t>
            </w:r>
            <w:r w:rsidR="00B87909">
              <w:rPr>
                <w:rFonts w:asciiTheme="minorHAnsi" w:hAnsiTheme="minorHAnsi" w:cstheme="minorHAnsi"/>
                <w:b/>
                <w:sz w:val="16"/>
                <w:szCs w:val="16"/>
              </w:rPr>
              <w:t>AI3-APC-F4</w:t>
            </w:r>
          </w:p>
        </w:tc>
      </w:tr>
      <w:tr w:rsidR="00F81958" w:rsidRPr="00FC078B" w:rsidTr="00F81958">
        <w:trPr>
          <w:trHeight w:val="263"/>
        </w:trPr>
        <w:tc>
          <w:tcPr>
            <w:tcW w:w="499" w:type="pct"/>
            <w:vAlign w:val="center"/>
          </w:tcPr>
          <w:p w:rsidR="00140FE7" w:rsidRPr="009A796B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4.4</w:t>
            </w:r>
          </w:p>
        </w:tc>
        <w:tc>
          <w:tcPr>
            <w:tcW w:w="2943" w:type="pct"/>
            <w:vAlign w:val="center"/>
          </w:tcPr>
          <w:p w:rsidR="00140FE7" w:rsidRDefault="00140FE7" w:rsidP="00A21ACD">
            <w:pPr>
              <w:pStyle w:val="Sinespaciado"/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>Generar el Informe Técnico y de ser el caso la solicitud de compra de materiales, que sustentan el proceso de adquisición en marcha considerando tres aspectos esenciales: Técnico, Legal y Económico.</w:t>
            </w:r>
          </w:p>
          <w:p w:rsidR="00140FE7" w:rsidRPr="00E97D48" w:rsidRDefault="00140FE7" w:rsidP="00A21ACD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</w:p>
        </w:tc>
        <w:tc>
          <w:tcPr>
            <w:tcW w:w="1558" w:type="pct"/>
          </w:tcPr>
          <w:p w:rsidR="00140FE7" w:rsidRDefault="00140FE7" w:rsidP="002133A0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2524AB">
              <w:rPr>
                <w:rFonts w:asciiTheme="minorHAnsi" w:hAnsiTheme="minorHAnsi" w:cstheme="minorHAnsi"/>
                <w:sz w:val="16"/>
                <w:szCs w:val="16"/>
              </w:rPr>
              <w:t>Responsable / Equipo de trabajo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.</w:t>
            </w:r>
          </w:p>
          <w:p w:rsidR="00AB363C" w:rsidRDefault="00140FE7" w:rsidP="00AB363C">
            <w:pPr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Medio: </w:t>
            </w:r>
            <w:r w:rsidRPr="00FF72FE"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  <w:t xml:space="preserve"> </w:t>
            </w:r>
            <w:r w:rsidR="00592EAD" w:rsidRPr="00592EAD">
              <w:rPr>
                <w:rFonts w:asciiTheme="minorHAnsi" w:hAnsiTheme="minorHAnsi" w:cs="Arial"/>
                <w:sz w:val="16"/>
                <w:szCs w:val="16"/>
                <w:lang w:val="es-ES"/>
              </w:rPr>
              <w:t xml:space="preserve">Modelo </w:t>
            </w:r>
            <w:r w:rsidRPr="002E5A6F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>In</w:t>
            </w:r>
            <w:r w:rsidR="00B87909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forme Técnico formato </w:t>
            </w:r>
            <w:r w:rsidR="00B87909" w:rsidRPr="00B87909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>AI3-APC-F5</w:t>
            </w:r>
          </w:p>
          <w:p w:rsidR="00140FE7" w:rsidRPr="00AB363C" w:rsidRDefault="00AB363C" w:rsidP="00AB363C">
            <w:pPr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Solicitud de materiales  </w:t>
            </w:r>
            <w:r w:rsidRPr="002E5A6F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 </w:t>
            </w:r>
            <w:r w:rsidR="00B87909" w:rsidRPr="00B87909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>AI3-APC-F6</w:t>
            </w:r>
          </w:p>
        </w:tc>
      </w:tr>
      <w:tr w:rsidR="00F81958" w:rsidRPr="00FC078B" w:rsidTr="00F81958">
        <w:trPr>
          <w:trHeight w:val="263"/>
        </w:trPr>
        <w:tc>
          <w:tcPr>
            <w:tcW w:w="499" w:type="pct"/>
            <w:vAlign w:val="center"/>
          </w:tcPr>
          <w:p w:rsidR="00140FE7" w:rsidRPr="002E6151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  <w:r w:rsidRPr="002E6151"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  <w:t>4.5</w:t>
            </w:r>
          </w:p>
        </w:tc>
        <w:tc>
          <w:tcPr>
            <w:tcW w:w="2943" w:type="pct"/>
            <w:shd w:val="clear" w:color="auto" w:fill="FFFF00"/>
            <w:vAlign w:val="center"/>
          </w:tcPr>
          <w:p w:rsidR="00140FE7" w:rsidRPr="002E6151" w:rsidRDefault="00140FE7" w:rsidP="00592EAD">
            <w:pPr>
              <w:pStyle w:val="Sinespaciado"/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highlight w:val="yellow"/>
                <w:lang w:val="es-EC" w:bidi="ar-SA"/>
              </w:rPr>
            </w:pPr>
            <w:r w:rsidRPr="002E6151"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highlight w:val="yellow"/>
                <w:lang w:val="es-EC" w:bidi="ar-SA"/>
              </w:rPr>
              <w:t>Gestionar la aprobación del Informe Técnico a través del ciclo de aprobación adecuado</w:t>
            </w:r>
            <w:r w:rsidR="00827881"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highlight w:val="yellow"/>
                <w:lang w:val="es-EC" w:bidi="ar-SA"/>
              </w:rPr>
              <w:t xml:space="preserve"> </w:t>
            </w:r>
            <w:r w:rsidR="004A050C"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highlight w:val="yellow"/>
                <w:lang w:val="es-EC" w:bidi="ar-SA"/>
              </w:rPr>
              <w:t>considerando las políticas establecidas para este efecto.</w:t>
            </w:r>
            <w:r w:rsidR="00827881"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highlight w:val="yellow"/>
                <w:lang w:val="es-EC" w:bidi="ar-SA"/>
              </w:rPr>
              <w:t xml:space="preserve"> </w:t>
            </w:r>
          </w:p>
        </w:tc>
        <w:tc>
          <w:tcPr>
            <w:tcW w:w="1558" w:type="pct"/>
            <w:shd w:val="clear" w:color="auto" w:fill="FFFF00"/>
          </w:tcPr>
          <w:p w:rsidR="00140FE7" w:rsidRPr="002E6151" w:rsidRDefault="00140FE7" w:rsidP="002133A0">
            <w:pPr>
              <w:rPr>
                <w:rFonts w:asciiTheme="minorHAnsi" w:hAnsiTheme="minorHAnsi" w:cstheme="minorHAnsi"/>
                <w:sz w:val="16"/>
                <w:szCs w:val="16"/>
                <w:highlight w:val="yellow"/>
              </w:rPr>
            </w:pPr>
            <w:r w:rsidRPr="002E6151">
              <w:rPr>
                <w:rFonts w:asciiTheme="minorHAnsi" w:hAnsiTheme="minorHAnsi" w:cstheme="minorHAnsi"/>
                <w:sz w:val="16"/>
                <w:szCs w:val="16"/>
                <w:highlight w:val="yellow"/>
              </w:rPr>
              <w:t>Responsable / Equipo de trabajo.</w:t>
            </w:r>
          </w:p>
          <w:p w:rsidR="00140FE7" w:rsidRDefault="00140FE7" w:rsidP="00A21ACD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</w:p>
          <w:p w:rsidR="008905FC" w:rsidRPr="002E6151" w:rsidRDefault="008905FC" w:rsidP="008905FC">
            <w:pPr>
              <w:pStyle w:val="Sinespaciado"/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highlight w:val="yellow"/>
                <w:lang w:val="es-ES" w:bidi="ar-SA"/>
              </w:rPr>
            </w:pPr>
            <w:r w:rsidRPr="008905FC">
              <w:rPr>
                <w:rFonts w:asciiTheme="minorHAnsi" w:eastAsiaTheme="minorHAnsi" w:hAnsiTheme="minorHAnsi" w:cstheme="minorHAnsi"/>
                <w:b/>
                <w:color w:val="000000"/>
                <w:sz w:val="16"/>
                <w:szCs w:val="16"/>
                <w:lang w:val="es-EC" w:bidi="ar-SA"/>
              </w:rPr>
              <w:t>Medio</w:t>
            </w: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 : M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 xml:space="preserve">emorando  de Solicitud de </w:t>
            </w:r>
            <w:r w:rsidRPr="002E6151">
              <w:rPr>
                <w:rFonts w:asciiTheme="minorHAnsi" w:hAnsiTheme="minorHAnsi" w:cstheme="minorHAnsi"/>
                <w:color w:val="000000"/>
                <w:sz w:val="16"/>
                <w:szCs w:val="16"/>
                <w:lang w:val="es-ES" w:eastAsia="es-EC" w:bidi="ar-SA"/>
              </w:rPr>
              <w:t>Aprobación de Informe Técnico</w:t>
            </w:r>
          </w:p>
          <w:p w:rsidR="00140FE7" w:rsidRPr="002E6151" w:rsidRDefault="008905FC" w:rsidP="008905FC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  <w:r w:rsidRPr="002E6151"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highlight w:val="yellow"/>
                <w:lang w:val="es-EC" w:bidi="ar-SA"/>
              </w:rPr>
              <w:t>Aprobación de la Gerencia de TIC.</w:t>
            </w: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highlight w:val="yellow"/>
                <w:lang w:val="es-EC" w:bidi="ar-SA"/>
              </w:rPr>
              <w:t xml:space="preserve"> </w:t>
            </w:r>
            <w:r w:rsidRPr="00B87909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 AI3-APC-F</w:t>
            </w:r>
            <w:r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>7</w:t>
            </w:r>
          </w:p>
        </w:tc>
      </w:tr>
    </w:tbl>
    <w:p w:rsidR="00921D67" w:rsidRDefault="0045754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  <w:r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  <w:tab/>
      </w: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140FE7" w:rsidRDefault="00140FE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140FE7" w:rsidRDefault="00140FE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140FE7" w:rsidRDefault="00140FE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E5A6F" w:rsidRDefault="002E5A6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E5A6F" w:rsidRDefault="002E5A6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E5A6F" w:rsidRDefault="002E5A6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Pr="003B00E3" w:rsidRDefault="00FF7733" w:rsidP="003B00E3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Descripción del Subproceso: </w:t>
      </w:r>
      <w:r w:rsidR="00BB64EF">
        <w:rPr>
          <w:rFonts w:ascii="Arial" w:hAnsi="Arial" w:cs="Arial"/>
          <w:b/>
          <w:bCs/>
        </w:rPr>
        <w:t>Adquirir y Mantener Infraestructura</w:t>
      </w:r>
      <w:r>
        <w:rPr>
          <w:rFonts w:ascii="Arial" w:hAnsi="Arial" w:cs="Arial"/>
          <w:b/>
          <w:bCs/>
        </w:rPr>
        <w:t xml:space="preserve">: </w:t>
      </w:r>
      <w:r w:rsidR="007F41B5">
        <w:rPr>
          <w:rFonts w:ascii="Arial" w:hAnsi="Arial" w:cs="Arial"/>
          <w:b/>
          <w:bCs/>
        </w:rPr>
        <w:t>Generar proceso pre contractual</w:t>
      </w: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Pr="007F41B5" w:rsidRDefault="007F41B5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  <w:r>
        <w:rPr>
          <w:rFonts w:asciiTheme="minorHAnsi" w:hAnsiTheme="minorHAnsi" w:cstheme="minorHAnsi"/>
          <w:noProof/>
          <w:color w:val="000000"/>
          <w:sz w:val="16"/>
          <w:szCs w:val="16"/>
          <w:lang w:val="es-ES" w:eastAsia="es-ES" w:bidi="ar-SA"/>
        </w:rPr>
        <w:drawing>
          <wp:anchor distT="0" distB="0" distL="114300" distR="114300" simplePos="0" relativeHeight="251676672" behindDoc="0" locked="0" layoutInCell="1" allowOverlap="1" wp14:anchorId="0C3E8D6D" wp14:editId="56C4563A">
            <wp:simplePos x="0" y="0"/>
            <wp:positionH relativeFrom="column">
              <wp:posOffset>394335</wp:posOffset>
            </wp:positionH>
            <wp:positionV relativeFrom="paragraph">
              <wp:posOffset>1905</wp:posOffset>
            </wp:positionV>
            <wp:extent cx="7734300" cy="3352800"/>
            <wp:effectExtent l="0" t="0" r="0" b="0"/>
            <wp:wrapSquare wrapText="bothSides"/>
            <wp:docPr id="9" name="Imagen 9" descr="C:\Datos_Originales\EPP_2011\ARQUITECTURA\ADQUIRIR_MANTENER_INFRAESTRUCTURA_TECNOLOGICA\EJECUCION\CONSTRUCCION\AI03_ADQUIRIR_MANTENER-INFRAESTRUCTURA_TEC_V1_PRECONTRACT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os_Originales\EPP_2011\ARQUITECTURA\ADQUIRIR_MANTENER_INFRAESTRUCTURA_TECNOLOGICA\EJECUCION\CONSTRUCCION\AI03_ADQUIRIR_MANTENER-INFRAESTRUCTURA_TEC_V1_PRECONTRACTU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28"/>
                    <a:stretch/>
                  </pic:blipFill>
                  <pic:spPr bwMode="auto">
                    <a:xfrm>
                      <a:off x="0" y="0"/>
                      <a:ext cx="77343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3B00E3" w:rsidRDefault="003B00E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E2461D">
      <w:pPr>
        <w:tabs>
          <w:tab w:val="left" w:pos="709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tbl>
      <w:tblPr>
        <w:tblpPr w:leftFromText="141" w:rightFromText="141" w:vertAnchor="text" w:tblpXSpec="center" w:tblpY="1"/>
        <w:tblOverlap w:val="never"/>
        <w:tblW w:w="2723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8"/>
        <w:gridCol w:w="4537"/>
        <w:gridCol w:w="2558"/>
      </w:tblGrid>
      <w:tr w:rsidR="00B53C03" w:rsidRPr="006368AD" w:rsidTr="003A0379">
        <w:trPr>
          <w:trHeight w:val="251"/>
          <w:tblHeader/>
        </w:trPr>
        <w:tc>
          <w:tcPr>
            <w:tcW w:w="595" w:type="pct"/>
            <w:shd w:val="clear" w:color="auto" w:fill="DBE5F1"/>
            <w:vAlign w:val="center"/>
          </w:tcPr>
          <w:p w:rsidR="00B53C03" w:rsidRPr="000B41F6" w:rsidRDefault="00B53C03" w:rsidP="000618BA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</w:rPr>
              <w:t>NO.</w:t>
            </w:r>
          </w:p>
        </w:tc>
        <w:tc>
          <w:tcPr>
            <w:tcW w:w="2817" w:type="pct"/>
            <w:shd w:val="clear" w:color="auto" w:fill="DBE5F1"/>
            <w:vAlign w:val="center"/>
          </w:tcPr>
          <w:p w:rsidR="00B53C03" w:rsidRPr="000B41F6" w:rsidRDefault="00B53C03" w:rsidP="000618BA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CB6058">
              <w:rPr>
                <w:rFonts w:asciiTheme="minorHAnsi" w:hAnsiTheme="minorHAnsi" w:cstheme="minorHAnsi"/>
                <w:b/>
                <w:sz w:val="16"/>
                <w:szCs w:val="16"/>
              </w:rPr>
              <w:t>DESCRIPCIÓN DE LAS TAREAS</w:t>
            </w:r>
          </w:p>
        </w:tc>
        <w:tc>
          <w:tcPr>
            <w:tcW w:w="1588" w:type="pct"/>
            <w:shd w:val="clear" w:color="auto" w:fill="DBE5F1"/>
            <w:vAlign w:val="center"/>
          </w:tcPr>
          <w:p w:rsidR="00B53C03" w:rsidRPr="00CB6058" w:rsidRDefault="00B53C03" w:rsidP="000618BA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RESPONSABLE </w:t>
            </w:r>
          </w:p>
        </w:tc>
      </w:tr>
      <w:tr w:rsidR="00B53C03" w:rsidRPr="00497A26" w:rsidTr="003A0379">
        <w:trPr>
          <w:trHeight w:val="263"/>
        </w:trPr>
        <w:tc>
          <w:tcPr>
            <w:tcW w:w="595" w:type="pct"/>
            <w:vAlign w:val="center"/>
          </w:tcPr>
          <w:p w:rsidR="00B53C03" w:rsidRPr="009A796B" w:rsidRDefault="00B53C03" w:rsidP="00B53C03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5.1</w:t>
            </w:r>
          </w:p>
        </w:tc>
        <w:tc>
          <w:tcPr>
            <w:tcW w:w="2817" w:type="pct"/>
            <w:shd w:val="clear" w:color="auto" w:fill="FFFF00"/>
            <w:vAlign w:val="center"/>
          </w:tcPr>
          <w:p w:rsidR="00140FE7" w:rsidRDefault="002E6151" w:rsidP="002E6151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 xml:space="preserve">Generar memorando </w:t>
            </w:r>
            <w:r w:rsidR="00B53C03"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 xml:space="preserve"> 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 xml:space="preserve">de Solicitud de Inicio de proceso </w:t>
            </w:r>
            <w:r w:rsidR="004A050C"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highlight w:val="yellow"/>
                <w:lang w:val="es-EC" w:bidi="ar-SA"/>
              </w:rPr>
              <w:t xml:space="preserve"> considerando las políticas establecidas para este efecto.</w:t>
            </w:r>
          </w:p>
          <w:p w:rsidR="00140FE7" w:rsidRPr="00B32FF9" w:rsidRDefault="00140FE7" w:rsidP="00140FE7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</w:p>
        </w:tc>
        <w:tc>
          <w:tcPr>
            <w:tcW w:w="1588" w:type="pct"/>
          </w:tcPr>
          <w:p w:rsidR="00B53C03" w:rsidRPr="00CF110F" w:rsidRDefault="00140FE7" w:rsidP="002E6151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CF110F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</w:t>
            </w:r>
          </w:p>
          <w:p w:rsidR="00140FE7" w:rsidRPr="00CF110F" w:rsidRDefault="00140FE7" w:rsidP="002E6151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  <w:p w:rsidR="00140FE7" w:rsidRDefault="00140FE7" w:rsidP="00140FE7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 w:rsidRPr="003A0379">
              <w:rPr>
                <w:rFonts w:asciiTheme="minorHAnsi" w:hAnsiTheme="minorHAnsi" w:cstheme="minorHAnsi"/>
                <w:b/>
                <w:color w:val="000000"/>
                <w:sz w:val="16"/>
                <w:szCs w:val="16"/>
                <w:lang w:val="es-EC" w:eastAsia="es-EC" w:bidi="ar-SA"/>
              </w:rPr>
              <w:t>Medio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 xml:space="preserve">: </w:t>
            </w:r>
          </w:p>
          <w:p w:rsidR="00140FE7" w:rsidRPr="00DF4F4B" w:rsidRDefault="00140FE7" w:rsidP="00140FE7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>Memorando de solicitud de Inicio de proceso suscrito por</w:t>
            </w:r>
            <w:r w:rsidR="003A0379"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 xml:space="preserve"> el Gerente o Subgerente de TIC </w:t>
            </w:r>
            <w:r w:rsidR="003A0379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 </w:t>
            </w:r>
            <w:r w:rsidR="003A0379" w:rsidRPr="003A0379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>AI3-APC-F</w:t>
            </w:r>
            <w:r w:rsidR="008905FC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>8</w:t>
            </w:r>
          </w:p>
        </w:tc>
      </w:tr>
      <w:tr w:rsidR="00B53C03" w:rsidRPr="00FC078B" w:rsidTr="003A0379">
        <w:trPr>
          <w:trHeight w:val="263"/>
        </w:trPr>
        <w:tc>
          <w:tcPr>
            <w:tcW w:w="595" w:type="pct"/>
            <w:vAlign w:val="center"/>
          </w:tcPr>
          <w:p w:rsidR="00B53C03" w:rsidRPr="009A796B" w:rsidRDefault="00B53C03" w:rsidP="00B53C03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5.2</w:t>
            </w:r>
          </w:p>
        </w:tc>
        <w:tc>
          <w:tcPr>
            <w:tcW w:w="2817" w:type="pct"/>
            <w:vAlign w:val="center"/>
          </w:tcPr>
          <w:p w:rsidR="00B53C03" w:rsidRDefault="002E6151" w:rsidP="000618BA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Realizar el seguimiento entregando sustentos adicionales y atendiendo las solicitudes puntuales de la Gerencia de TIC con el propósito de obtener la autorización de</w:t>
            </w:r>
            <w:r w:rsidR="003E6108"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l inicio del proceso</w:t>
            </w:r>
          </w:p>
          <w:p w:rsidR="00B53C03" w:rsidRPr="00E97D48" w:rsidRDefault="00B53C03" w:rsidP="000618BA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</w:p>
        </w:tc>
        <w:tc>
          <w:tcPr>
            <w:tcW w:w="1588" w:type="pct"/>
          </w:tcPr>
          <w:p w:rsidR="00B53C03" w:rsidRPr="009A796B" w:rsidRDefault="002E6151" w:rsidP="002E6151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2524AB">
              <w:rPr>
                <w:rFonts w:asciiTheme="minorHAnsi" w:hAnsiTheme="minorHAnsi" w:cstheme="minorHAnsi"/>
                <w:sz w:val="16"/>
                <w:szCs w:val="16"/>
              </w:rPr>
              <w:t>Responsable / Equipo de trabajo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.</w:t>
            </w:r>
          </w:p>
        </w:tc>
      </w:tr>
    </w:tbl>
    <w:p w:rsidR="00FF7733" w:rsidRPr="007F1710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sectPr w:rsidR="00FF7733" w:rsidRPr="007F1710" w:rsidSect="00BF09DA">
      <w:pgSz w:w="16839" w:h="11907" w:orient="landscape" w:code="9"/>
      <w:pgMar w:top="1701" w:right="1134" w:bottom="1276" w:left="1134" w:header="567" w:footer="5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40BF" w:rsidRDefault="00C140BF" w:rsidP="00533560">
      <w:pPr>
        <w:spacing w:after="0" w:line="240" w:lineRule="auto"/>
      </w:pPr>
      <w:r>
        <w:separator/>
      </w:r>
    </w:p>
    <w:p w:rsidR="00C140BF" w:rsidRDefault="00C140BF"/>
  </w:endnote>
  <w:endnote w:type="continuationSeparator" w:id="0">
    <w:p w:rsidR="00C140BF" w:rsidRDefault="00C140BF" w:rsidP="00533560">
      <w:pPr>
        <w:spacing w:after="0" w:line="240" w:lineRule="auto"/>
      </w:pPr>
      <w:r>
        <w:continuationSeparator/>
      </w:r>
    </w:p>
    <w:p w:rsidR="00C140BF" w:rsidRDefault="00C140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881" w:rsidRPr="00EA08BC" w:rsidRDefault="00827881" w:rsidP="00D1353B">
    <w:pPr>
      <w:pBdr>
        <w:bottom w:val="single" w:sz="24" w:space="1" w:color="auto"/>
      </w:pBdr>
      <w:spacing w:after="0" w:line="36" w:lineRule="exact"/>
      <w:jc w:val="both"/>
      <w:rPr>
        <w:rFonts w:ascii="Times New Roman" w:hAnsi="Times New Roman"/>
        <w:b/>
        <w:color w:val="000000"/>
        <w:sz w:val="16"/>
        <w:szCs w:val="20"/>
        <w:lang w:bidi="ar-SA"/>
      </w:rPr>
    </w:pPr>
  </w:p>
  <w:p w:rsidR="00827881" w:rsidRPr="00A547A5" w:rsidRDefault="00827881" w:rsidP="00976F5D">
    <w:pPr>
      <w:tabs>
        <w:tab w:val="center" w:pos="4252"/>
        <w:tab w:val="right" w:pos="9072"/>
      </w:tabs>
      <w:spacing w:after="0" w:line="240" w:lineRule="auto"/>
      <w:ind w:right="107"/>
      <w:jc w:val="center"/>
      <w:rPr>
        <w:rFonts w:ascii="Arial" w:hAnsi="Arial" w:cs="Arial"/>
        <w:b/>
        <w:i/>
        <w:color w:val="1F497D" w:themeColor="text2"/>
        <w:sz w:val="16"/>
        <w:szCs w:val="16"/>
      </w:rPr>
    </w:pPr>
    <w:r w:rsidRPr="00A547A5">
      <w:rPr>
        <w:rFonts w:ascii="Arial" w:hAnsi="Arial" w:cs="Arial"/>
        <w:b/>
        <w:i/>
        <w:color w:val="1F497D" w:themeColor="text2"/>
        <w:sz w:val="16"/>
        <w:szCs w:val="16"/>
      </w:rPr>
      <w:t>“Este documento es de propiedad exclusiva de EP PETROECUADOR. Se prohíbe su uso no autorizado.”</w:t>
    </w:r>
  </w:p>
  <w:p w:rsidR="00827881" w:rsidRPr="00976F5D" w:rsidRDefault="00827881" w:rsidP="007C251D">
    <w:pPr>
      <w:tabs>
        <w:tab w:val="center" w:pos="4252"/>
        <w:tab w:val="right" w:pos="8789"/>
      </w:tabs>
      <w:spacing w:after="0" w:line="240" w:lineRule="auto"/>
      <w:jc w:val="center"/>
      <w:rPr>
        <w:rFonts w:ascii="Arial" w:hAnsi="Arial" w:cs="Arial"/>
        <w:b/>
        <w:sz w:val="16"/>
        <w:szCs w:val="16"/>
      </w:rPr>
    </w:pPr>
    <w:r w:rsidRPr="00976F5D">
      <w:rPr>
        <w:rFonts w:ascii="Arial" w:hAnsi="Arial" w:cs="Arial"/>
        <w:b/>
        <w:sz w:val="16"/>
        <w:szCs w:val="16"/>
      </w:rPr>
      <w:t xml:space="preserve">GERENCIA </w:t>
    </w:r>
    <w:r>
      <w:rPr>
        <w:rFonts w:ascii="Arial" w:hAnsi="Arial" w:cs="Arial"/>
        <w:b/>
        <w:sz w:val="16"/>
        <w:szCs w:val="16"/>
      </w:rPr>
      <w:t>A LA QUE PERTENECE EL PROPIETARIO DE PROCESO</w:t>
    </w:r>
    <w:r w:rsidRPr="00976F5D">
      <w:rPr>
        <w:rFonts w:ascii="Arial" w:hAnsi="Arial" w:cs="Arial"/>
        <w:b/>
        <w:sz w:val="16"/>
        <w:szCs w:val="16"/>
      </w:rPr>
      <w:t xml:space="preserve">    -    </w:t>
    </w:r>
    <w:r w:rsidRPr="00976F5D">
      <w:rPr>
        <w:rFonts w:ascii="Arial" w:hAnsi="Arial" w:cs="Arial"/>
        <w:b/>
        <w:sz w:val="16"/>
        <w:szCs w:val="16"/>
        <w:lang w:val="es-ES"/>
      </w:rPr>
      <w:t xml:space="preserve">Página </w:t>
    </w:r>
    <w:r w:rsidRPr="00976F5D">
      <w:rPr>
        <w:rFonts w:ascii="Arial" w:hAnsi="Arial" w:cs="Arial"/>
        <w:b/>
        <w:sz w:val="16"/>
        <w:szCs w:val="16"/>
      </w:rPr>
      <w:fldChar w:fldCharType="begin"/>
    </w:r>
    <w:r w:rsidRPr="00976F5D">
      <w:rPr>
        <w:rFonts w:ascii="Arial" w:hAnsi="Arial" w:cs="Arial"/>
        <w:b/>
        <w:sz w:val="16"/>
        <w:szCs w:val="16"/>
      </w:rPr>
      <w:instrText>PAGE  \* Arabic  \* MERGEFORMAT</w:instrText>
    </w:r>
    <w:r w:rsidRPr="00976F5D">
      <w:rPr>
        <w:rFonts w:ascii="Arial" w:hAnsi="Arial" w:cs="Arial"/>
        <w:b/>
        <w:sz w:val="16"/>
        <w:szCs w:val="16"/>
      </w:rPr>
      <w:fldChar w:fldCharType="separate"/>
    </w:r>
    <w:r w:rsidR="0067296B" w:rsidRPr="0067296B">
      <w:rPr>
        <w:rFonts w:ascii="Arial" w:hAnsi="Arial" w:cs="Arial"/>
        <w:b/>
        <w:noProof/>
        <w:sz w:val="16"/>
        <w:szCs w:val="16"/>
        <w:lang w:val="es-ES"/>
      </w:rPr>
      <w:t>7</w:t>
    </w:r>
    <w:r w:rsidRPr="00976F5D">
      <w:rPr>
        <w:rFonts w:ascii="Arial" w:hAnsi="Arial" w:cs="Arial"/>
        <w:b/>
        <w:sz w:val="16"/>
        <w:szCs w:val="16"/>
      </w:rPr>
      <w:fldChar w:fldCharType="end"/>
    </w:r>
    <w:r w:rsidRPr="00976F5D">
      <w:rPr>
        <w:rFonts w:ascii="Arial" w:hAnsi="Arial" w:cs="Arial"/>
        <w:b/>
        <w:sz w:val="16"/>
        <w:szCs w:val="16"/>
        <w:lang w:val="es-ES"/>
      </w:rPr>
      <w:t xml:space="preserve"> de </w:t>
    </w:r>
    <w:r w:rsidR="00C140BF">
      <w:fldChar w:fldCharType="begin"/>
    </w:r>
    <w:r w:rsidR="00C140BF">
      <w:instrText>NUMPAGES  \* Arabic  \* MERGEFORMAT</w:instrText>
    </w:r>
    <w:r w:rsidR="00C140BF">
      <w:fldChar w:fldCharType="separate"/>
    </w:r>
    <w:r w:rsidR="0067296B" w:rsidRPr="0067296B">
      <w:rPr>
        <w:rFonts w:ascii="Arial" w:hAnsi="Arial" w:cs="Arial"/>
        <w:b/>
        <w:noProof/>
        <w:sz w:val="16"/>
        <w:szCs w:val="16"/>
        <w:lang w:val="es-ES"/>
      </w:rPr>
      <w:t>19</w:t>
    </w:r>
    <w:r w:rsidR="00C140BF">
      <w:rPr>
        <w:rFonts w:ascii="Arial" w:hAnsi="Arial" w:cs="Arial"/>
        <w:b/>
        <w:noProof/>
        <w:sz w:val="16"/>
        <w:szCs w:val="16"/>
        <w:lang w:val="es-ES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881" w:rsidRDefault="00827881" w:rsidP="003E0DD7">
    <w:pPr>
      <w:spacing w:after="0" w:line="36" w:lineRule="exact"/>
      <w:ind w:right="-426"/>
      <w:jc w:val="both"/>
      <w:rPr>
        <w:rFonts w:ascii="Times New Roman" w:hAnsi="Times New Roman"/>
        <w:b/>
        <w:color w:val="000000"/>
        <w:sz w:val="16"/>
        <w:szCs w:val="20"/>
        <w:lang w:bidi="ar-SA"/>
      </w:rPr>
    </w:pPr>
    <w:r>
      <w:rPr>
        <w:noProof/>
        <w:lang w:val="es-ES" w:eastAsia="es-ES" w:bidi="ar-SA"/>
      </w:rPr>
      <w:drawing>
        <wp:anchor distT="0" distB="0" distL="114300" distR="114300" simplePos="0" relativeHeight="251659264" behindDoc="1" locked="0" layoutInCell="1" allowOverlap="1" wp14:anchorId="5648C6D6" wp14:editId="4100F395">
          <wp:simplePos x="0" y="0"/>
          <wp:positionH relativeFrom="column">
            <wp:posOffset>-5715</wp:posOffset>
          </wp:positionH>
          <wp:positionV relativeFrom="paragraph">
            <wp:posOffset>-1610522</wp:posOffset>
          </wp:positionV>
          <wp:extent cx="5580380" cy="1818005"/>
          <wp:effectExtent l="0" t="0" r="1270" b="0"/>
          <wp:wrapNone/>
          <wp:docPr id="67" name="Imagen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93" t="31091" r="1705" b="14675"/>
                  <a:stretch/>
                </pic:blipFill>
                <pic:spPr bwMode="auto">
                  <a:xfrm>
                    <a:off x="0" y="0"/>
                    <a:ext cx="5580380" cy="18180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:rsidR="00827881" w:rsidRDefault="00827881" w:rsidP="003E0DD7">
    <w:pPr>
      <w:spacing w:after="0" w:line="36" w:lineRule="exact"/>
      <w:ind w:right="-426"/>
      <w:jc w:val="both"/>
      <w:rPr>
        <w:rFonts w:ascii="Times New Roman" w:hAnsi="Times New Roman"/>
        <w:b/>
        <w:color w:val="000000"/>
        <w:sz w:val="16"/>
        <w:szCs w:val="20"/>
        <w:lang w:bidi="ar-SA"/>
      </w:rPr>
    </w:pPr>
  </w:p>
  <w:p w:rsidR="00827881" w:rsidRDefault="00827881" w:rsidP="006D24B6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</w:p>
  <w:p w:rsidR="00827881" w:rsidRDefault="00827881" w:rsidP="006D24B6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</w:p>
  <w:p w:rsidR="00827881" w:rsidRDefault="00827881" w:rsidP="006D24B6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</w:p>
  <w:p w:rsidR="00827881" w:rsidRDefault="00827881" w:rsidP="006D24B6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</w:p>
  <w:p w:rsidR="00827881" w:rsidRDefault="00827881" w:rsidP="006D24B6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</w:p>
  <w:p w:rsidR="00827881" w:rsidRPr="006D24B6" w:rsidRDefault="00827881" w:rsidP="006D24B6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</w:p>
  <w:p w:rsidR="00827881" w:rsidRPr="00EA08BC" w:rsidRDefault="00827881" w:rsidP="00082112">
    <w:pPr>
      <w:pBdr>
        <w:bottom w:val="single" w:sz="24" w:space="1" w:color="auto"/>
      </w:pBdr>
      <w:spacing w:after="0" w:line="36" w:lineRule="exact"/>
      <w:jc w:val="both"/>
      <w:rPr>
        <w:rFonts w:ascii="Times New Roman" w:hAnsi="Times New Roman"/>
        <w:b/>
        <w:color w:val="000000"/>
        <w:sz w:val="16"/>
        <w:szCs w:val="20"/>
        <w:lang w:bidi="ar-SA"/>
      </w:rPr>
    </w:pPr>
    <w:r>
      <w:rPr>
        <w:rFonts w:ascii="Arial" w:hAnsi="Arial" w:cs="Arial"/>
        <w:b/>
        <w:sz w:val="16"/>
        <w:szCs w:val="16"/>
      </w:rPr>
      <w:tab/>
    </w:r>
  </w:p>
  <w:p w:rsidR="00827881" w:rsidRPr="00A547A5" w:rsidRDefault="00827881" w:rsidP="00976F5D">
    <w:pPr>
      <w:tabs>
        <w:tab w:val="center" w:pos="4252"/>
        <w:tab w:val="right" w:pos="9072"/>
      </w:tabs>
      <w:spacing w:after="0" w:line="240" w:lineRule="auto"/>
      <w:ind w:right="107"/>
      <w:jc w:val="center"/>
      <w:rPr>
        <w:rFonts w:ascii="Arial" w:hAnsi="Arial" w:cs="Arial"/>
        <w:b/>
        <w:i/>
        <w:color w:val="1F497D" w:themeColor="text2"/>
        <w:sz w:val="16"/>
        <w:szCs w:val="16"/>
      </w:rPr>
    </w:pPr>
    <w:r w:rsidRPr="00A547A5">
      <w:rPr>
        <w:rFonts w:ascii="Arial" w:hAnsi="Arial" w:cs="Arial"/>
        <w:b/>
        <w:i/>
        <w:color w:val="1F497D" w:themeColor="text2"/>
        <w:sz w:val="16"/>
        <w:szCs w:val="16"/>
      </w:rPr>
      <w:t>“Este documento es de propiedad exclusiva de EP PETROECUADOR. Se prohíbe su uso no autorizado.”</w:t>
    </w:r>
  </w:p>
  <w:p w:rsidR="00827881" w:rsidRPr="00976F5D" w:rsidRDefault="00827881" w:rsidP="0038541F">
    <w:pPr>
      <w:tabs>
        <w:tab w:val="center" w:pos="4252"/>
        <w:tab w:val="right" w:pos="8789"/>
      </w:tabs>
      <w:spacing w:after="0" w:line="240" w:lineRule="auto"/>
      <w:jc w:val="center"/>
      <w:rPr>
        <w:rFonts w:ascii="Arial" w:hAnsi="Arial" w:cs="Arial"/>
        <w:b/>
        <w:sz w:val="16"/>
        <w:szCs w:val="16"/>
      </w:rPr>
    </w:pPr>
    <w:r w:rsidRPr="00976F5D">
      <w:rPr>
        <w:rFonts w:ascii="Arial" w:hAnsi="Arial" w:cs="Arial"/>
        <w:b/>
        <w:sz w:val="16"/>
        <w:szCs w:val="16"/>
      </w:rPr>
      <w:t xml:space="preserve">GERENCIA </w:t>
    </w:r>
    <w:r>
      <w:rPr>
        <w:rFonts w:ascii="Arial" w:hAnsi="Arial" w:cs="Arial"/>
        <w:b/>
        <w:sz w:val="16"/>
        <w:szCs w:val="16"/>
      </w:rPr>
      <w:t>A LA QUE PERTENECE EL PROPIETARIO DE PROCESO: Gerencia TIC</w:t>
    </w:r>
    <w:r w:rsidRPr="00976F5D">
      <w:rPr>
        <w:rFonts w:ascii="Arial" w:hAnsi="Arial" w:cs="Arial"/>
        <w:b/>
        <w:sz w:val="16"/>
        <w:szCs w:val="16"/>
      </w:rPr>
      <w:t xml:space="preserve">   -   </w:t>
    </w:r>
    <w:r w:rsidRPr="00976F5D">
      <w:rPr>
        <w:rFonts w:ascii="Arial" w:hAnsi="Arial" w:cs="Arial"/>
        <w:b/>
        <w:sz w:val="16"/>
        <w:szCs w:val="16"/>
        <w:lang w:val="es-ES"/>
      </w:rPr>
      <w:t xml:space="preserve">Página </w:t>
    </w:r>
    <w:r w:rsidRPr="00976F5D">
      <w:rPr>
        <w:rFonts w:ascii="Arial" w:hAnsi="Arial" w:cs="Arial"/>
        <w:b/>
        <w:sz w:val="16"/>
        <w:szCs w:val="16"/>
      </w:rPr>
      <w:fldChar w:fldCharType="begin"/>
    </w:r>
    <w:r w:rsidRPr="00976F5D">
      <w:rPr>
        <w:rFonts w:ascii="Arial" w:hAnsi="Arial" w:cs="Arial"/>
        <w:b/>
        <w:sz w:val="16"/>
        <w:szCs w:val="16"/>
      </w:rPr>
      <w:instrText>PAGE  \* Arabic  \* MERGEFORMAT</w:instrText>
    </w:r>
    <w:r w:rsidRPr="00976F5D">
      <w:rPr>
        <w:rFonts w:ascii="Arial" w:hAnsi="Arial" w:cs="Arial"/>
        <w:b/>
        <w:sz w:val="16"/>
        <w:szCs w:val="16"/>
      </w:rPr>
      <w:fldChar w:fldCharType="separate"/>
    </w:r>
    <w:r w:rsidR="0067296B" w:rsidRPr="0067296B">
      <w:rPr>
        <w:rFonts w:ascii="Arial" w:hAnsi="Arial" w:cs="Arial"/>
        <w:b/>
        <w:noProof/>
        <w:sz w:val="16"/>
        <w:szCs w:val="16"/>
        <w:lang w:val="es-ES"/>
      </w:rPr>
      <w:t>1</w:t>
    </w:r>
    <w:r w:rsidRPr="00976F5D">
      <w:rPr>
        <w:rFonts w:ascii="Arial" w:hAnsi="Arial" w:cs="Arial"/>
        <w:b/>
        <w:sz w:val="16"/>
        <w:szCs w:val="16"/>
      </w:rPr>
      <w:fldChar w:fldCharType="end"/>
    </w:r>
    <w:r w:rsidRPr="00976F5D">
      <w:rPr>
        <w:rFonts w:ascii="Arial" w:hAnsi="Arial" w:cs="Arial"/>
        <w:b/>
        <w:sz w:val="16"/>
        <w:szCs w:val="16"/>
        <w:lang w:val="es-ES"/>
      </w:rPr>
      <w:t xml:space="preserve"> de </w:t>
    </w:r>
    <w:r w:rsidR="00C140BF">
      <w:fldChar w:fldCharType="begin"/>
    </w:r>
    <w:r w:rsidR="00C140BF">
      <w:instrText>NUMPAGES  \* Arabic  \* MERGEFORMAT</w:instrText>
    </w:r>
    <w:r w:rsidR="00C140BF">
      <w:fldChar w:fldCharType="separate"/>
    </w:r>
    <w:r w:rsidR="0067296B" w:rsidRPr="0067296B">
      <w:rPr>
        <w:rFonts w:ascii="Arial" w:hAnsi="Arial" w:cs="Arial"/>
        <w:b/>
        <w:noProof/>
        <w:sz w:val="16"/>
        <w:szCs w:val="16"/>
        <w:lang w:val="es-ES"/>
      </w:rPr>
      <w:t>12</w:t>
    </w:r>
    <w:r w:rsidR="00C140BF">
      <w:rPr>
        <w:rFonts w:ascii="Arial" w:hAnsi="Arial" w:cs="Arial"/>
        <w:b/>
        <w:noProof/>
        <w:sz w:val="16"/>
        <w:szCs w:val="16"/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881" w:rsidRDefault="00827881" w:rsidP="003E0DD7">
    <w:pPr>
      <w:spacing w:after="0" w:line="36" w:lineRule="exact"/>
      <w:ind w:right="-426"/>
      <w:jc w:val="both"/>
      <w:rPr>
        <w:rFonts w:ascii="Times New Roman" w:hAnsi="Times New Roman"/>
        <w:b/>
        <w:color w:val="000000"/>
        <w:sz w:val="16"/>
        <w:szCs w:val="20"/>
        <w:lang w:bidi="ar-SA"/>
      </w:rPr>
    </w:pPr>
  </w:p>
  <w:p w:rsidR="00827881" w:rsidRPr="00EA08BC" w:rsidRDefault="00827881" w:rsidP="004F5F9C">
    <w:pPr>
      <w:pBdr>
        <w:bottom w:val="single" w:sz="24" w:space="1" w:color="auto"/>
      </w:pBdr>
      <w:spacing w:after="0" w:line="36" w:lineRule="exact"/>
      <w:jc w:val="both"/>
      <w:rPr>
        <w:rFonts w:ascii="Times New Roman" w:hAnsi="Times New Roman"/>
        <w:b/>
        <w:color w:val="000000"/>
        <w:sz w:val="16"/>
        <w:szCs w:val="20"/>
        <w:lang w:bidi="ar-SA"/>
      </w:rPr>
    </w:pPr>
  </w:p>
  <w:p w:rsidR="00827881" w:rsidRPr="00EA08BC" w:rsidRDefault="00827881" w:rsidP="004F5F9C">
    <w:pPr>
      <w:tabs>
        <w:tab w:val="center" w:pos="4252"/>
        <w:tab w:val="right" w:pos="9639"/>
      </w:tabs>
      <w:spacing w:after="0" w:line="240" w:lineRule="auto"/>
      <w:jc w:val="both"/>
      <w:rPr>
        <w:rFonts w:ascii="Arial" w:hAnsi="Arial" w:cs="Arial"/>
        <w:b/>
        <w:sz w:val="10"/>
        <w:szCs w:val="10"/>
      </w:rPr>
    </w:pPr>
  </w:p>
  <w:p w:rsidR="00827881" w:rsidRDefault="00827881" w:rsidP="005E66F8">
    <w:pPr>
      <w:tabs>
        <w:tab w:val="center" w:pos="4252"/>
        <w:tab w:val="right" w:pos="14601"/>
      </w:tabs>
      <w:spacing w:after="0" w:line="240" w:lineRule="auto"/>
      <w:jc w:val="both"/>
      <w:rPr>
        <w:rFonts w:ascii="Arial" w:hAnsi="Arial" w:cs="Arial"/>
        <w:b/>
        <w:sz w:val="16"/>
        <w:szCs w:val="16"/>
      </w:rPr>
    </w:pPr>
    <w:r>
      <w:rPr>
        <w:rFonts w:ascii="Arial" w:hAnsi="Arial" w:cs="Arial"/>
        <w:b/>
        <w:sz w:val="16"/>
        <w:szCs w:val="16"/>
      </w:rPr>
      <w:t>EP P</w:t>
    </w:r>
    <w:r w:rsidRPr="00EA08BC">
      <w:rPr>
        <w:rFonts w:ascii="Arial" w:hAnsi="Arial" w:cs="Arial"/>
        <w:b/>
        <w:sz w:val="16"/>
        <w:szCs w:val="16"/>
      </w:rPr>
      <w:t>ETROECUADOR</w:t>
    </w:r>
    <w:r>
      <w:rPr>
        <w:rFonts w:ascii="Arial" w:hAnsi="Arial" w:cs="Arial"/>
        <w:b/>
        <w:sz w:val="16"/>
        <w:szCs w:val="16"/>
      </w:rPr>
      <w:tab/>
    </w:r>
    <w:r>
      <w:rPr>
        <w:rFonts w:ascii="Arial" w:hAnsi="Arial" w:cs="Arial"/>
        <w:b/>
        <w:sz w:val="16"/>
        <w:szCs w:val="16"/>
      </w:rPr>
      <w:tab/>
    </w:r>
    <w:r w:rsidRPr="00EA08BC">
      <w:rPr>
        <w:rFonts w:ascii="Arial" w:hAnsi="Arial" w:cs="Arial"/>
        <w:sz w:val="16"/>
        <w:szCs w:val="16"/>
        <w:lang w:val="es-ES"/>
      </w:rPr>
      <w:t xml:space="preserve">Página </w:t>
    </w:r>
    <w:r w:rsidRPr="00EA08BC">
      <w:rPr>
        <w:rFonts w:ascii="Arial" w:hAnsi="Arial" w:cs="Arial"/>
        <w:b/>
        <w:sz w:val="16"/>
        <w:szCs w:val="16"/>
      </w:rPr>
      <w:fldChar w:fldCharType="begin"/>
    </w:r>
    <w:r w:rsidRPr="00EA08BC">
      <w:rPr>
        <w:rFonts w:ascii="Arial" w:hAnsi="Arial" w:cs="Arial"/>
        <w:b/>
        <w:sz w:val="16"/>
        <w:szCs w:val="16"/>
      </w:rPr>
      <w:instrText>PAGE  \* Arabic  \* MERGEFORMAT</w:instrText>
    </w:r>
    <w:r w:rsidRPr="00EA08BC">
      <w:rPr>
        <w:rFonts w:ascii="Arial" w:hAnsi="Arial" w:cs="Arial"/>
        <w:b/>
        <w:sz w:val="16"/>
        <w:szCs w:val="16"/>
      </w:rPr>
      <w:fldChar w:fldCharType="separate"/>
    </w:r>
    <w:r w:rsidRPr="007C251D">
      <w:rPr>
        <w:rFonts w:ascii="Arial" w:hAnsi="Arial" w:cs="Arial"/>
        <w:b/>
        <w:noProof/>
        <w:sz w:val="16"/>
        <w:szCs w:val="16"/>
        <w:lang w:val="es-ES"/>
      </w:rPr>
      <w:t>7</w:t>
    </w:r>
    <w:r w:rsidRPr="00EA08BC">
      <w:rPr>
        <w:rFonts w:ascii="Arial" w:hAnsi="Arial" w:cs="Arial"/>
        <w:b/>
        <w:sz w:val="16"/>
        <w:szCs w:val="16"/>
      </w:rPr>
      <w:fldChar w:fldCharType="end"/>
    </w:r>
    <w:r w:rsidRPr="00EA08BC">
      <w:rPr>
        <w:rFonts w:ascii="Arial" w:hAnsi="Arial" w:cs="Arial"/>
        <w:sz w:val="16"/>
        <w:szCs w:val="16"/>
        <w:lang w:val="es-ES"/>
      </w:rPr>
      <w:t xml:space="preserve"> de </w:t>
    </w:r>
    <w:r w:rsidR="00C140BF">
      <w:fldChar w:fldCharType="begin"/>
    </w:r>
    <w:r w:rsidR="00C140BF">
      <w:instrText>NUMPAGES  \* Arabic  \* MERGEFORMAT</w:instrText>
    </w:r>
    <w:r w:rsidR="00C140BF">
      <w:fldChar w:fldCharType="separate"/>
    </w:r>
    <w:r w:rsidRPr="00F16759">
      <w:rPr>
        <w:rFonts w:ascii="Arial" w:hAnsi="Arial" w:cs="Arial"/>
        <w:b/>
        <w:noProof/>
        <w:sz w:val="16"/>
        <w:szCs w:val="16"/>
        <w:lang w:val="es-ES"/>
      </w:rPr>
      <w:t>18</w:t>
    </w:r>
    <w:r w:rsidR="00C140BF">
      <w:rPr>
        <w:rFonts w:ascii="Arial" w:hAnsi="Arial" w:cs="Arial"/>
        <w:b/>
        <w:noProof/>
        <w:sz w:val="16"/>
        <w:szCs w:val="16"/>
        <w:lang w:val="es-ES"/>
      </w:rPr>
      <w:fldChar w:fldCharType="end"/>
    </w:r>
  </w:p>
  <w:p w:rsidR="00827881" w:rsidRPr="006D24B6" w:rsidRDefault="00827881" w:rsidP="004F5F9C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  <w:r w:rsidRPr="00EE41ED">
      <w:rPr>
        <w:rFonts w:ascii="Arial" w:hAnsi="Arial" w:cs="Arial"/>
        <w:b/>
        <w:sz w:val="12"/>
        <w:szCs w:val="16"/>
      </w:rPr>
      <w:t>GO1.03.04.02-FO-02</w:t>
    </w:r>
    <w:r>
      <w:rPr>
        <w:rFonts w:ascii="Arial" w:hAnsi="Arial" w:cs="Arial"/>
        <w:sz w:val="12"/>
        <w:szCs w:val="16"/>
      </w:rPr>
      <w:t>(v03) RESOLUCIÓN: 2013222 2013-09-27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40BF" w:rsidRDefault="00C140BF" w:rsidP="00533560">
      <w:pPr>
        <w:spacing w:after="0" w:line="240" w:lineRule="auto"/>
      </w:pPr>
      <w:r>
        <w:separator/>
      </w:r>
    </w:p>
    <w:p w:rsidR="00C140BF" w:rsidRDefault="00C140BF"/>
  </w:footnote>
  <w:footnote w:type="continuationSeparator" w:id="0">
    <w:p w:rsidR="00C140BF" w:rsidRDefault="00C140BF" w:rsidP="00533560">
      <w:pPr>
        <w:spacing w:after="0" w:line="240" w:lineRule="auto"/>
      </w:pPr>
      <w:r>
        <w:continuationSeparator/>
      </w:r>
    </w:p>
    <w:p w:rsidR="00C140BF" w:rsidRDefault="00C140B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877" w:type="pct"/>
      <w:jc w:val="center"/>
      <w:tblInd w:w="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1748"/>
      <w:gridCol w:w="3353"/>
      <w:gridCol w:w="1702"/>
      <w:gridCol w:w="1980"/>
    </w:tblGrid>
    <w:tr w:rsidR="00827881" w:rsidRPr="00690869" w:rsidTr="0003087B">
      <w:trPr>
        <w:trHeight w:val="132"/>
        <w:jc w:val="center"/>
      </w:trPr>
      <w:tc>
        <w:tcPr>
          <w:tcW w:w="995" w:type="pct"/>
          <w:vMerge w:val="restart"/>
          <w:vAlign w:val="center"/>
        </w:tcPr>
        <w:p w:rsidR="00827881" w:rsidRPr="00690869" w:rsidRDefault="00827881" w:rsidP="006D24B6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690869">
            <w:rPr>
              <w:rFonts w:ascii="Arial" w:hAnsi="Arial" w:cs="Arial"/>
              <w:noProof/>
              <w:lang w:val="es-ES" w:eastAsia="es-ES" w:bidi="ar-SA"/>
            </w:rPr>
            <w:drawing>
              <wp:inline distT="0" distB="0" distL="0" distR="0" wp14:anchorId="27EB825C" wp14:editId="10F4D938">
                <wp:extent cx="962025" cy="390525"/>
                <wp:effectExtent l="0" t="0" r="9525" b="9525"/>
                <wp:docPr id="65" name="Imagen 6" descr="Z:\FORMATOS Y HERRAMIENTAS PROCESOS\Logo-Fondo-Blanco Editad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Z:\FORMATOS Y HERRAMIENTAS PROCESOS\Logo-Fondo-Blanco Editad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78" w:type="pct"/>
          <w:gridSpan w:val="2"/>
          <w:shd w:val="clear" w:color="auto" w:fill="DBE5F1"/>
          <w:vAlign w:val="center"/>
        </w:tcPr>
        <w:p w:rsidR="00827881" w:rsidRDefault="00827881" w:rsidP="00A051C4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PROCESO: ADQUIRIR E IMPLEMENTAR</w:t>
          </w:r>
        </w:p>
        <w:p w:rsidR="00827881" w:rsidRDefault="00827881" w:rsidP="00A051C4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Subproceso: ADQUIRIR Y MANTENER INFRAESTRUCTURA</w:t>
          </w:r>
        </w:p>
        <w:p w:rsidR="00827881" w:rsidRPr="0003087B" w:rsidRDefault="00827881" w:rsidP="00592EA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 w:rsidRPr="006E16F2">
            <w:rPr>
              <w:rFonts w:ascii="Arial" w:hAnsi="Arial" w:cs="Arial"/>
              <w:b/>
            </w:rPr>
            <w:t>(</w:t>
          </w:r>
          <w:r>
            <w:rPr>
              <w:rFonts w:ascii="Arial" w:hAnsi="Arial" w:cs="Arial"/>
              <w:b/>
            </w:rPr>
            <w:t>AI03, TIC.02.03</w:t>
          </w:r>
          <w:r w:rsidRPr="006E16F2">
            <w:rPr>
              <w:rFonts w:ascii="Arial" w:hAnsi="Arial" w:cs="Arial"/>
              <w:b/>
            </w:rPr>
            <w:t>)</w:t>
          </w:r>
        </w:p>
      </w:tc>
      <w:tc>
        <w:tcPr>
          <w:tcW w:w="1127" w:type="pct"/>
          <w:vAlign w:val="center"/>
        </w:tcPr>
        <w:p w:rsidR="00827881" w:rsidRPr="007E637E" w:rsidRDefault="00827881" w:rsidP="00207C85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</w:rPr>
          </w:pPr>
          <w:r w:rsidRPr="007E637E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</w:p>
        <w:p w:rsidR="00827881" w:rsidRPr="007E637E" w:rsidRDefault="00827881" w:rsidP="00E02423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TIC.02.03</w:t>
          </w:r>
        </w:p>
      </w:tc>
    </w:tr>
    <w:tr w:rsidR="00827881" w:rsidRPr="00690869" w:rsidTr="0003087B">
      <w:trPr>
        <w:trHeight w:val="282"/>
        <w:jc w:val="center"/>
      </w:trPr>
      <w:tc>
        <w:tcPr>
          <w:tcW w:w="995" w:type="pct"/>
          <w:vMerge/>
        </w:tcPr>
        <w:p w:rsidR="00827881" w:rsidRPr="00690869" w:rsidRDefault="00827881" w:rsidP="006D24B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2878" w:type="pct"/>
          <w:gridSpan w:val="2"/>
          <w:vAlign w:val="center"/>
        </w:tcPr>
        <w:p w:rsidR="00827881" w:rsidRPr="007E637E" w:rsidRDefault="00827881" w:rsidP="006E16F2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  <w:proofErr w:type="spellStart"/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>Macroproceso</w:t>
          </w:r>
          <w:proofErr w:type="spellEnd"/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: </w:t>
          </w:r>
          <w:r>
            <w:rPr>
              <w:rFonts w:ascii="Arial" w:hAnsi="Arial" w:cs="Arial"/>
              <w:sz w:val="16"/>
              <w:szCs w:val="16"/>
              <w:lang w:val="es-ES"/>
            </w:rPr>
            <w:t>GESTIÓN DE TECNOLOGÍAS DE INFORMACIÓN Y COMUNICACIONES</w:t>
          </w:r>
        </w:p>
      </w:tc>
      <w:tc>
        <w:tcPr>
          <w:tcW w:w="1127" w:type="pct"/>
          <w:vAlign w:val="center"/>
        </w:tcPr>
        <w:p w:rsidR="00827881" w:rsidRPr="00705CDF" w:rsidRDefault="00827881" w:rsidP="00207C85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>
            <w:rPr>
              <w:rFonts w:ascii="Arial" w:hAnsi="Arial" w:cs="Arial"/>
              <w:b/>
              <w:sz w:val="16"/>
              <w:szCs w:val="16"/>
              <w:lang w:val="es-ES"/>
            </w:rPr>
            <w:t xml:space="preserve">Acta de aprobación 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>No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>.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: </w:t>
          </w:r>
        </w:p>
      </w:tc>
    </w:tr>
    <w:tr w:rsidR="00827881" w:rsidRPr="00E25959" w:rsidTr="0003087B">
      <w:trPr>
        <w:trHeight w:val="282"/>
        <w:jc w:val="center"/>
      </w:trPr>
      <w:tc>
        <w:tcPr>
          <w:tcW w:w="995" w:type="pct"/>
          <w:vMerge/>
        </w:tcPr>
        <w:p w:rsidR="00827881" w:rsidRPr="00690869" w:rsidRDefault="00827881" w:rsidP="006D24B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2878" w:type="pct"/>
          <w:gridSpan w:val="2"/>
          <w:vAlign w:val="center"/>
        </w:tcPr>
        <w:p w:rsidR="00827881" w:rsidRPr="007E637E" w:rsidRDefault="00827881" w:rsidP="00E02423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Proceso (Nivel 1): </w:t>
          </w:r>
          <w:r>
            <w:rPr>
              <w:rFonts w:ascii="Arial" w:hAnsi="Arial" w:cs="Arial"/>
              <w:sz w:val="16"/>
              <w:szCs w:val="16"/>
              <w:lang w:val="es-ES"/>
            </w:rPr>
            <w:t>ADQUIRIR E IMPLEMENTAR</w:t>
          </w:r>
        </w:p>
      </w:tc>
      <w:tc>
        <w:tcPr>
          <w:tcW w:w="1127" w:type="pct"/>
          <w:vAlign w:val="center"/>
        </w:tcPr>
        <w:p w:rsidR="00827881" w:rsidRPr="007E637E" w:rsidRDefault="00827881" w:rsidP="00207C85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>
            <w:rPr>
              <w:rFonts w:ascii="Arial" w:hAnsi="Arial" w:cs="Arial"/>
              <w:b/>
              <w:sz w:val="16"/>
              <w:szCs w:val="16"/>
              <w:lang w:val="es-ES"/>
            </w:rPr>
            <w:t>Fecha de a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probación: </w:t>
          </w:r>
        </w:p>
        <w:p w:rsidR="00827881" w:rsidRPr="007E637E" w:rsidRDefault="00827881" w:rsidP="00207C85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</w:p>
      </w:tc>
    </w:tr>
    <w:tr w:rsidR="00827881" w:rsidRPr="00690869" w:rsidTr="0003087B">
      <w:trPr>
        <w:trHeight w:val="282"/>
        <w:jc w:val="center"/>
      </w:trPr>
      <w:tc>
        <w:tcPr>
          <w:tcW w:w="995" w:type="pct"/>
          <w:vMerge/>
        </w:tcPr>
        <w:p w:rsidR="00827881" w:rsidRPr="00690869" w:rsidRDefault="00827881" w:rsidP="006D24B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2878" w:type="pct"/>
          <w:gridSpan w:val="2"/>
          <w:vAlign w:val="center"/>
        </w:tcPr>
        <w:p w:rsidR="00827881" w:rsidRPr="007E637E" w:rsidRDefault="00827881" w:rsidP="004B1D4A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  <w:r>
            <w:rPr>
              <w:rFonts w:ascii="Arial" w:hAnsi="Arial" w:cs="Arial"/>
              <w:b/>
              <w:sz w:val="16"/>
              <w:szCs w:val="16"/>
              <w:lang w:val="es-ES"/>
            </w:rPr>
            <w:t>Subp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roceso (Nivel 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>3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): 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>ADQUIRIR Y MANTENER INFRAESTRUCTURA TECNOLOGICA</w:t>
          </w:r>
        </w:p>
      </w:tc>
      <w:tc>
        <w:tcPr>
          <w:tcW w:w="1127" w:type="pct"/>
          <w:vAlign w:val="center"/>
        </w:tcPr>
        <w:p w:rsidR="00827881" w:rsidRPr="007E637E" w:rsidRDefault="00827881" w:rsidP="00207C85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Versión: 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>1.1</w:t>
          </w:r>
        </w:p>
        <w:p w:rsidR="00827881" w:rsidRPr="007E637E" w:rsidRDefault="00827881" w:rsidP="00207C85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</w:p>
      </w:tc>
    </w:tr>
    <w:tr w:rsidR="00827881" w:rsidRPr="00690869" w:rsidTr="0003087B">
      <w:trPr>
        <w:trHeight w:val="282"/>
        <w:jc w:val="center"/>
      </w:trPr>
      <w:tc>
        <w:tcPr>
          <w:tcW w:w="995" w:type="pct"/>
          <w:vMerge/>
        </w:tcPr>
        <w:p w:rsidR="00827881" w:rsidRPr="00690869" w:rsidRDefault="00827881" w:rsidP="006D24B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1909" w:type="pct"/>
          <w:vAlign w:val="center"/>
        </w:tcPr>
        <w:p w:rsidR="00827881" w:rsidRPr="007E637E" w:rsidRDefault="00827881" w:rsidP="00705CDF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>Analizado por: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 xml:space="preserve"> </w:t>
          </w:r>
          <w:r>
            <w:rPr>
              <w:rFonts w:ascii="Arial" w:hAnsi="Arial" w:cs="Arial"/>
              <w:sz w:val="16"/>
              <w:szCs w:val="16"/>
              <w:lang w:val="es-ES"/>
            </w:rPr>
            <w:t>Analista de Procesos</w:t>
          </w:r>
        </w:p>
      </w:tc>
      <w:tc>
        <w:tcPr>
          <w:tcW w:w="2096" w:type="pct"/>
          <w:gridSpan w:val="2"/>
          <w:vAlign w:val="center"/>
        </w:tcPr>
        <w:p w:rsidR="00827881" w:rsidRPr="007E637E" w:rsidRDefault="00827881" w:rsidP="00705CDF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Aprobado por: </w:t>
          </w:r>
        </w:p>
      </w:tc>
    </w:tr>
  </w:tbl>
  <w:p w:rsidR="00827881" w:rsidRPr="000275DF" w:rsidRDefault="00827881" w:rsidP="000275D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881" w:rsidRDefault="00827881" w:rsidP="000275DF">
    <w:pPr>
      <w:pStyle w:val="Encabezado"/>
      <w:jc w:val="center"/>
      <w:rPr>
        <w:rFonts w:asciiTheme="minorHAnsi" w:hAnsiTheme="minorHAnsi"/>
        <w:b/>
        <w:color w:val="FFFFFF" w:themeColor="background1"/>
        <w:sz w:val="28"/>
        <w:szCs w:val="28"/>
        <w:lang w:val="es-ES"/>
      </w:rPr>
    </w:pPr>
    <w:r w:rsidRPr="000275DF">
      <w:rPr>
        <w:b/>
        <w:noProof/>
        <w:color w:val="FFFFFF" w:themeColor="background1"/>
        <w:lang w:val="es-ES" w:eastAsia="es-ES" w:bidi="ar-SA"/>
      </w:rPr>
      <w:drawing>
        <wp:anchor distT="0" distB="0" distL="114300" distR="114300" simplePos="0" relativeHeight="251656192" behindDoc="1" locked="0" layoutInCell="1" allowOverlap="1" wp14:anchorId="1C188173" wp14:editId="732AD791">
          <wp:simplePos x="0" y="0"/>
          <wp:positionH relativeFrom="column">
            <wp:posOffset>1456690</wp:posOffset>
          </wp:positionH>
          <wp:positionV relativeFrom="paragraph">
            <wp:posOffset>152096</wp:posOffset>
          </wp:positionV>
          <wp:extent cx="4119880" cy="471805"/>
          <wp:effectExtent l="0" t="0" r="0" b="4445"/>
          <wp:wrapNone/>
          <wp:docPr id="66" name="Imagen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164" t="13422" r="1530" b="68182"/>
                  <a:stretch/>
                </pic:blipFill>
                <pic:spPr bwMode="auto">
                  <a:xfrm>
                    <a:off x="0" y="0"/>
                    <a:ext cx="4119880" cy="4718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:rsidR="00827881" w:rsidRPr="000275DF" w:rsidRDefault="00827881" w:rsidP="00E02423">
    <w:pPr>
      <w:pStyle w:val="Encabezado"/>
      <w:jc w:val="center"/>
      <w:rPr>
        <w:b/>
        <w:color w:val="FFFFFF" w:themeColor="background1"/>
        <w:sz w:val="40"/>
        <w:szCs w:val="40"/>
      </w:rPr>
    </w:pPr>
    <w:r>
      <w:rPr>
        <w:rFonts w:asciiTheme="minorHAnsi" w:hAnsiTheme="minorHAnsi"/>
        <w:b/>
        <w:color w:val="FFFFFF" w:themeColor="background1"/>
        <w:sz w:val="40"/>
        <w:szCs w:val="40"/>
        <w:lang w:val="es-ES"/>
      </w:rPr>
      <w:t xml:space="preserve">                                   </w:t>
    </w:r>
    <w:r w:rsidRPr="000275DF">
      <w:rPr>
        <w:rFonts w:asciiTheme="minorHAnsi" w:hAnsiTheme="minorHAnsi"/>
        <w:b/>
        <w:color w:val="FFFFFF" w:themeColor="background1"/>
        <w:sz w:val="40"/>
        <w:szCs w:val="40"/>
        <w:lang w:val="es-ES"/>
      </w:rPr>
      <w:t>M</w:t>
    </w:r>
    <w:r>
      <w:rPr>
        <w:rFonts w:asciiTheme="minorHAnsi" w:hAnsiTheme="minorHAnsi"/>
        <w:b/>
        <w:color w:val="FFFFFF" w:themeColor="background1"/>
        <w:sz w:val="40"/>
        <w:szCs w:val="40"/>
        <w:lang w:val="es-ES"/>
      </w:rPr>
      <w:t>anual de procesos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881" w:rsidRDefault="00827881" w:rsidP="0003087B">
    <w:pPr>
      <w:spacing w:after="0" w:line="240" w:lineRule="auto"/>
    </w:pPr>
  </w:p>
  <w:tbl>
    <w:tblPr>
      <w:tblW w:w="4848" w:type="pct"/>
      <w:jc w:val="center"/>
      <w:tblInd w:w="-5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62"/>
      <w:gridCol w:w="8135"/>
      <w:gridCol w:w="3240"/>
    </w:tblGrid>
    <w:tr w:rsidR="00827881" w:rsidRPr="00533560" w:rsidTr="007E637E">
      <w:trPr>
        <w:trHeight w:val="282"/>
        <w:jc w:val="center"/>
      </w:trPr>
      <w:tc>
        <w:tcPr>
          <w:tcW w:w="1033" w:type="pct"/>
          <w:vMerge w:val="restart"/>
          <w:vAlign w:val="center"/>
        </w:tcPr>
        <w:p w:rsidR="00827881" w:rsidRPr="00533560" w:rsidRDefault="00827881" w:rsidP="0003087B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533560">
            <w:rPr>
              <w:noProof/>
              <w:lang w:val="es-ES" w:eastAsia="es-ES" w:bidi="ar-SA"/>
            </w:rPr>
            <w:drawing>
              <wp:inline distT="0" distB="0" distL="0" distR="0" wp14:anchorId="65426B83" wp14:editId="4023801E">
                <wp:extent cx="962025" cy="390525"/>
                <wp:effectExtent l="0" t="0" r="9525" b="9525"/>
                <wp:docPr id="2" name="Imagen 6" descr="Z:\FORMATOS Y HERRAMIENTAS PROCESOS\Logo-Fondo-Blanco Editad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Z:\FORMATOS Y HERRAMIENTAS PROCESOS\Logo-Fondo-Blanco Editad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7" w:type="pct"/>
          <w:vMerge w:val="restart"/>
          <w:shd w:val="clear" w:color="auto" w:fill="DBE5F1"/>
          <w:vAlign w:val="center"/>
        </w:tcPr>
        <w:p w:rsidR="00827881" w:rsidRDefault="00827881" w:rsidP="006E16F2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PROCESO: ADQUIRIR E IMPLEMENTAR</w:t>
          </w:r>
        </w:p>
        <w:p w:rsidR="00827881" w:rsidRDefault="00827881" w:rsidP="006E16F2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Subproceso: ADQUIRIR Y MANTENER INFRAESTRUCTURA</w:t>
          </w:r>
        </w:p>
        <w:p w:rsidR="00827881" w:rsidRPr="0003087B" w:rsidRDefault="00827881" w:rsidP="00BB2021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 w:rsidRPr="006E16F2">
            <w:rPr>
              <w:rFonts w:ascii="Arial" w:hAnsi="Arial" w:cs="Arial"/>
              <w:b/>
            </w:rPr>
            <w:t>(</w:t>
          </w:r>
          <w:r>
            <w:rPr>
              <w:rFonts w:ascii="Arial" w:hAnsi="Arial" w:cs="Arial"/>
              <w:b/>
            </w:rPr>
            <w:t>AI03, TIC.02.03</w:t>
          </w:r>
          <w:r w:rsidRPr="006E16F2">
            <w:rPr>
              <w:rFonts w:ascii="Arial" w:hAnsi="Arial" w:cs="Arial"/>
              <w:b/>
            </w:rPr>
            <w:t>)</w:t>
          </w:r>
        </w:p>
      </w:tc>
      <w:tc>
        <w:tcPr>
          <w:tcW w:w="1130" w:type="pct"/>
          <w:vAlign w:val="center"/>
        </w:tcPr>
        <w:p w:rsidR="00827881" w:rsidRPr="007E637E" w:rsidRDefault="00827881" w:rsidP="00207C85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</w:rPr>
          </w:pPr>
          <w:r w:rsidRPr="007E637E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</w:p>
        <w:p w:rsidR="00827881" w:rsidRPr="007E637E" w:rsidRDefault="00827881" w:rsidP="00E02423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TIC.02.03</w:t>
          </w:r>
        </w:p>
      </w:tc>
    </w:tr>
    <w:tr w:rsidR="00827881" w:rsidRPr="002A1D44" w:rsidTr="007E637E">
      <w:trPr>
        <w:trHeight w:val="282"/>
        <w:jc w:val="center"/>
      </w:trPr>
      <w:tc>
        <w:tcPr>
          <w:tcW w:w="1033" w:type="pct"/>
          <w:vMerge/>
          <w:vAlign w:val="center"/>
        </w:tcPr>
        <w:p w:rsidR="00827881" w:rsidRPr="00533560" w:rsidRDefault="00827881" w:rsidP="0003087B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2837" w:type="pct"/>
          <w:vMerge/>
          <w:vAlign w:val="center"/>
        </w:tcPr>
        <w:p w:rsidR="00827881" w:rsidRPr="00533560" w:rsidRDefault="00827881" w:rsidP="0003087B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  <w:tc>
        <w:tcPr>
          <w:tcW w:w="1130" w:type="pct"/>
          <w:vAlign w:val="center"/>
        </w:tcPr>
        <w:p w:rsidR="00827881" w:rsidRPr="007E637E" w:rsidRDefault="00827881" w:rsidP="00207C85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>
            <w:rPr>
              <w:rFonts w:ascii="Arial" w:hAnsi="Arial" w:cs="Arial"/>
              <w:b/>
              <w:sz w:val="16"/>
              <w:szCs w:val="16"/>
              <w:lang w:val="es-ES"/>
            </w:rPr>
            <w:t>Fecha de a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probación: </w:t>
          </w:r>
        </w:p>
        <w:p w:rsidR="00827881" w:rsidRPr="007E637E" w:rsidRDefault="00827881" w:rsidP="00207C85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</w:p>
      </w:tc>
    </w:tr>
    <w:tr w:rsidR="00827881" w:rsidRPr="00533560" w:rsidTr="007E637E">
      <w:trPr>
        <w:trHeight w:val="282"/>
        <w:jc w:val="center"/>
      </w:trPr>
      <w:tc>
        <w:tcPr>
          <w:tcW w:w="1033" w:type="pct"/>
          <w:vMerge/>
          <w:vAlign w:val="center"/>
        </w:tcPr>
        <w:p w:rsidR="00827881" w:rsidRPr="002A1D44" w:rsidRDefault="00827881" w:rsidP="0003087B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2837" w:type="pct"/>
          <w:vMerge/>
          <w:vAlign w:val="center"/>
        </w:tcPr>
        <w:p w:rsidR="00827881" w:rsidRPr="002A1D44" w:rsidRDefault="00827881" w:rsidP="0003087B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  <w:tc>
        <w:tcPr>
          <w:tcW w:w="1130" w:type="pct"/>
          <w:vAlign w:val="center"/>
        </w:tcPr>
        <w:p w:rsidR="00827881" w:rsidRPr="007E637E" w:rsidRDefault="00827881" w:rsidP="00B4142B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Versión: 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>1.1</w:t>
          </w:r>
        </w:p>
      </w:tc>
    </w:tr>
  </w:tbl>
  <w:p w:rsidR="00827881" w:rsidRDefault="00827881" w:rsidP="0003087B">
    <w:pPr>
      <w:spacing w:after="0" w:line="240" w:lineRule="aut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881" w:rsidRDefault="00827881" w:rsidP="00351909">
    <w:pPr>
      <w:spacing w:after="0" w:line="240" w:lineRule="auto"/>
    </w:pPr>
  </w:p>
  <w:tbl>
    <w:tblPr>
      <w:tblW w:w="3008" w:type="pct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1834"/>
      <w:gridCol w:w="5080"/>
      <w:gridCol w:w="1982"/>
    </w:tblGrid>
    <w:tr w:rsidR="00827881" w:rsidRPr="00533560" w:rsidTr="00315E1B">
      <w:trPr>
        <w:trHeight w:val="282"/>
      </w:trPr>
      <w:tc>
        <w:tcPr>
          <w:tcW w:w="1031" w:type="pct"/>
          <w:vMerge w:val="restart"/>
          <w:vAlign w:val="center"/>
        </w:tcPr>
        <w:p w:rsidR="00827881" w:rsidRPr="00533560" w:rsidRDefault="00827881" w:rsidP="003E796E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533560">
            <w:rPr>
              <w:noProof/>
              <w:lang w:val="es-ES" w:eastAsia="es-ES" w:bidi="ar-SA"/>
            </w:rPr>
            <w:drawing>
              <wp:inline distT="0" distB="0" distL="0" distR="0" wp14:anchorId="6788E01A" wp14:editId="090A27D4">
                <wp:extent cx="962025" cy="390525"/>
                <wp:effectExtent l="0" t="0" r="9525" b="9525"/>
                <wp:docPr id="6" name="Imagen 6" descr="Z:\FORMATOS Y HERRAMIENTAS PROCESOS\Logo-Fondo-Blanco Editad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Z:\FORMATOS Y HERRAMIENTAS PROCESOS\Logo-Fondo-Blanco Editad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54" w:type="pct"/>
          <w:vMerge w:val="restart"/>
          <w:shd w:val="clear" w:color="auto" w:fill="DBE5F1"/>
          <w:vAlign w:val="center"/>
        </w:tcPr>
        <w:p w:rsidR="00827881" w:rsidRDefault="00827881" w:rsidP="00351909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PROCESO: </w:t>
          </w:r>
          <w:r w:rsidRPr="006E16F2">
            <w:rPr>
              <w:rFonts w:ascii="Arial" w:hAnsi="Arial" w:cs="Arial"/>
              <w:b/>
            </w:rPr>
            <w:t>ADMINISTRAR CAMBIOS</w:t>
          </w:r>
        </w:p>
        <w:p w:rsidR="00827881" w:rsidRPr="0003087B" w:rsidRDefault="00827881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 w:rsidRPr="006E16F2">
            <w:rPr>
              <w:rFonts w:ascii="Arial" w:hAnsi="Arial" w:cs="Arial"/>
              <w:b/>
            </w:rPr>
            <w:t>(</w:t>
          </w:r>
          <w:r>
            <w:rPr>
              <w:rFonts w:ascii="Arial" w:hAnsi="Arial" w:cs="Arial"/>
              <w:b/>
            </w:rPr>
            <w:t>AI03, TIC.0</w:t>
          </w:r>
          <w:del w:id="46" w:author="Fernando Tapia" w:date="2014-03-13T12:08:00Z">
            <w:r w:rsidDel="00030EF2">
              <w:rPr>
                <w:rFonts w:ascii="Arial" w:hAnsi="Arial" w:cs="Arial"/>
                <w:b/>
              </w:rPr>
              <w:delText>-</w:delText>
            </w:r>
          </w:del>
          <w:r>
            <w:rPr>
              <w:rFonts w:ascii="Arial" w:hAnsi="Arial" w:cs="Arial"/>
              <w:b/>
            </w:rPr>
            <w:t>2.03</w:t>
          </w:r>
          <w:r w:rsidRPr="006E16F2">
            <w:rPr>
              <w:rFonts w:ascii="Arial" w:hAnsi="Arial" w:cs="Arial"/>
              <w:b/>
            </w:rPr>
            <w:t>)</w:t>
          </w:r>
        </w:p>
      </w:tc>
      <w:tc>
        <w:tcPr>
          <w:tcW w:w="1114" w:type="pct"/>
          <w:vAlign w:val="center"/>
        </w:tcPr>
        <w:p w:rsidR="00827881" w:rsidRPr="007E637E" w:rsidRDefault="00827881" w:rsidP="003E796E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</w:rPr>
          </w:pPr>
          <w:r w:rsidRPr="007E637E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</w:p>
        <w:p w:rsidR="00827881" w:rsidRPr="007E637E" w:rsidRDefault="00827881" w:rsidP="00E02423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TIC.02.03</w:t>
          </w:r>
        </w:p>
      </w:tc>
    </w:tr>
    <w:tr w:rsidR="00827881" w:rsidRPr="002A1D44" w:rsidTr="00315E1B">
      <w:trPr>
        <w:trHeight w:val="282"/>
      </w:trPr>
      <w:tc>
        <w:tcPr>
          <w:tcW w:w="1031" w:type="pct"/>
          <w:vMerge/>
          <w:vAlign w:val="center"/>
        </w:tcPr>
        <w:p w:rsidR="00827881" w:rsidRPr="00533560" w:rsidRDefault="00827881" w:rsidP="003E796E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2854" w:type="pct"/>
          <w:vMerge/>
          <w:vAlign w:val="center"/>
        </w:tcPr>
        <w:p w:rsidR="00827881" w:rsidRPr="00533560" w:rsidRDefault="00827881" w:rsidP="00351909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  <w:tc>
        <w:tcPr>
          <w:tcW w:w="1114" w:type="pct"/>
          <w:vAlign w:val="center"/>
        </w:tcPr>
        <w:p w:rsidR="00827881" w:rsidRPr="007E637E" w:rsidRDefault="00827881" w:rsidP="003E796E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>
            <w:rPr>
              <w:rFonts w:ascii="Arial" w:hAnsi="Arial" w:cs="Arial"/>
              <w:b/>
              <w:sz w:val="16"/>
              <w:szCs w:val="16"/>
              <w:lang w:val="es-ES"/>
            </w:rPr>
            <w:t>Fecha de a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probación: </w:t>
          </w:r>
        </w:p>
        <w:p w:rsidR="00827881" w:rsidRPr="007E637E" w:rsidRDefault="00827881" w:rsidP="003E796E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</w:p>
      </w:tc>
    </w:tr>
    <w:tr w:rsidR="00827881" w:rsidRPr="00533560" w:rsidTr="00315E1B">
      <w:trPr>
        <w:trHeight w:val="282"/>
      </w:trPr>
      <w:tc>
        <w:tcPr>
          <w:tcW w:w="1031" w:type="pct"/>
          <w:vMerge/>
          <w:vAlign w:val="center"/>
        </w:tcPr>
        <w:p w:rsidR="00827881" w:rsidRPr="002A1D44" w:rsidRDefault="00827881" w:rsidP="003E796E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2854" w:type="pct"/>
          <w:vMerge/>
          <w:vAlign w:val="center"/>
        </w:tcPr>
        <w:p w:rsidR="00827881" w:rsidRPr="002A1D44" w:rsidRDefault="00827881" w:rsidP="00351909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  <w:tc>
        <w:tcPr>
          <w:tcW w:w="1114" w:type="pct"/>
          <w:vAlign w:val="center"/>
        </w:tcPr>
        <w:p w:rsidR="00827881" w:rsidRPr="007E637E" w:rsidRDefault="00827881" w:rsidP="00B4142B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Versión: 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>1.1</w:t>
          </w:r>
        </w:p>
      </w:tc>
    </w:tr>
  </w:tbl>
  <w:p w:rsidR="00827881" w:rsidRPr="00F7341C" w:rsidRDefault="00827881" w:rsidP="00351909">
    <w:pPr>
      <w:pStyle w:val="Encabezado"/>
      <w:tabs>
        <w:tab w:val="clear" w:pos="4419"/>
        <w:tab w:val="clear" w:pos="8838"/>
      </w:tabs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877" w:type="pct"/>
      <w:jc w:val="center"/>
      <w:tblInd w:w="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867"/>
      <w:gridCol w:w="3937"/>
      <w:gridCol w:w="3678"/>
      <w:gridCol w:w="687"/>
      <w:gridCol w:w="3254"/>
    </w:tblGrid>
    <w:tr w:rsidR="00827881" w:rsidRPr="00690869" w:rsidTr="00A44316">
      <w:trPr>
        <w:trHeight w:val="282"/>
        <w:jc w:val="center"/>
      </w:trPr>
      <w:tc>
        <w:tcPr>
          <w:tcW w:w="994" w:type="pct"/>
          <w:vMerge w:val="restart"/>
          <w:vAlign w:val="center"/>
        </w:tcPr>
        <w:p w:rsidR="00827881" w:rsidRPr="00690869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690869">
            <w:rPr>
              <w:rFonts w:ascii="Arial" w:hAnsi="Arial" w:cs="Arial"/>
              <w:noProof/>
              <w:lang w:val="es-ES" w:eastAsia="es-ES" w:bidi="ar-SA"/>
            </w:rPr>
            <w:drawing>
              <wp:inline distT="0" distB="0" distL="0" distR="0" wp14:anchorId="65A6B672" wp14:editId="47B229BA">
                <wp:extent cx="962025" cy="390525"/>
                <wp:effectExtent l="0" t="0" r="9525" b="9525"/>
                <wp:docPr id="11" name="Imagen 6" descr="Z:\FORMATOS Y HERRAMIENTAS PROCESOS\Logo-Fondo-Blanco Editad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Z:\FORMATOS Y HERRAMIENTAS PROCESOS\Logo-Fondo-Blanco Editad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78" w:type="pct"/>
          <w:gridSpan w:val="3"/>
          <w:shd w:val="clear" w:color="auto" w:fill="DBE5F1"/>
          <w:vAlign w:val="center"/>
        </w:tcPr>
        <w:p w:rsidR="00827881" w:rsidRPr="00752BC5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  <w:sz w:val="6"/>
              <w:szCs w:val="6"/>
            </w:rPr>
          </w:pPr>
        </w:p>
        <w:p w:rsidR="00827881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PROCESO: </w:t>
          </w:r>
        </w:p>
        <w:p w:rsidR="00827881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“(NOMBRE DEL PROCESO)”</w:t>
          </w:r>
        </w:p>
        <w:p w:rsidR="00827881" w:rsidRPr="00752BC5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  <w:sz w:val="6"/>
              <w:szCs w:val="6"/>
            </w:rPr>
          </w:pPr>
        </w:p>
      </w:tc>
      <w:tc>
        <w:tcPr>
          <w:tcW w:w="1128" w:type="pct"/>
          <w:vAlign w:val="center"/>
        </w:tcPr>
        <w:p w:rsidR="00827881" w:rsidRPr="00690869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</w:rPr>
          </w:pPr>
          <w:r w:rsidRPr="00690869">
            <w:rPr>
              <w:rFonts w:ascii="Arial" w:hAnsi="Arial" w:cs="Arial"/>
              <w:b/>
              <w:sz w:val="16"/>
              <w:szCs w:val="16"/>
            </w:rPr>
            <w:t xml:space="preserve">Código:  </w:t>
          </w:r>
        </w:p>
        <w:p w:rsidR="00827881" w:rsidRPr="00690869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(Alfanumérico)</w:t>
          </w:r>
        </w:p>
      </w:tc>
    </w:tr>
    <w:tr w:rsidR="00827881" w:rsidRPr="00690869" w:rsidTr="00A44316">
      <w:trPr>
        <w:trHeight w:val="282"/>
        <w:jc w:val="center"/>
      </w:trPr>
      <w:tc>
        <w:tcPr>
          <w:tcW w:w="994" w:type="pct"/>
          <w:vMerge/>
        </w:tcPr>
        <w:p w:rsidR="00827881" w:rsidRPr="00690869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2878" w:type="pct"/>
          <w:gridSpan w:val="3"/>
          <w:vAlign w:val="center"/>
        </w:tcPr>
        <w:p w:rsidR="00827881" w:rsidRPr="00690869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proofErr w:type="spellStart"/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>Macroproceso</w:t>
          </w:r>
          <w:proofErr w:type="spellEnd"/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>:</w:t>
          </w:r>
        </w:p>
      </w:tc>
      <w:tc>
        <w:tcPr>
          <w:tcW w:w="1128" w:type="pct"/>
          <w:vAlign w:val="center"/>
        </w:tcPr>
        <w:p w:rsidR="00827881" w:rsidRPr="00F05B2C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  <w:r>
            <w:rPr>
              <w:rFonts w:ascii="Arial" w:hAnsi="Arial" w:cs="Arial"/>
              <w:b/>
              <w:sz w:val="16"/>
              <w:szCs w:val="16"/>
              <w:lang w:val="es-ES"/>
            </w:rPr>
            <w:t>Resolución No:</w:t>
          </w:r>
          <w:r>
            <w:rPr>
              <w:rFonts w:ascii="Arial" w:hAnsi="Arial" w:cs="Arial"/>
              <w:sz w:val="16"/>
              <w:szCs w:val="16"/>
              <w:lang w:val="es-ES"/>
            </w:rPr>
            <w:t xml:space="preserve"> (Numérico)</w:t>
          </w:r>
        </w:p>
      </w:tc>
    </w:tr>
    <w:tr w:rsidR="00827881" w:rsidRPr="00E25959" w:rsidTr="00A44316">
      <w:trPr>
        <w:trHeight w:val="282"/>
        <w:jc w:val="center"/>
      </w:trPr>
      <w:tc>
        <w:tcPr>
          <w:tcW w:w="994" w:type="pct"/>
          <w:vMerge/>
        </w:tcPr>
        <w:p w:rsidR="00827881" w:rsidRPr="00690869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2878" w:type="pct"/>
          <w:gridSpan w:val="3"/>
          <w:vAlign w:val="center"/>
        </w:tcPr>
        <w:p w:rsidR="00827881" w:rsidRPr="00690869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jc w:val="both"/>
            <w:rPr>
              <w:rFonts w:ascii="Arial" w:hAnsi="Arial" w:cs="Arial"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>Proceso:</w:t>
          </w:r>
        </w:p>
      </w:tc>
      <w:tc>
        <w:tcPr>
          <w:tcW w:w="1128" w:type="pct"/>
          <w:vAlign w:val="center"/>
        </w:tcPr>
        <w:p w:rsidR="00827881" w:rsidRPr="00690869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Fecha de Aprobación: </w:t>
          </w:r>
        </w:p>
        <w:p w:rsidR="00827881" w:rsidRPr="00690869" w:rsidRDefault="00827881" w:rsidP="00A44316">
          <w:pPr>
            <w:spacing w:after="0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E25959">
            <w:rPr>
              <w:rFonts w:ascii="Arial" w:hAnsi="Arial" w:cs="Arial"/>
              <w:sz w:val="16"/>
              <w:szCs w:val="16"/>
            </w:rPr>
            <w:t>(DD-MM-AAAA)</w:t>
          </w:r>
        </w:p>
      </w:tc>
    </w:tr>
    <w:tr w:rsidR="00827881" w:rsidRPr="00690869" w:rsidTr="00A44316">
      <w:trPr>
        <w:trHeight w:val="282"/>
        <w:jc w:val="center"/>
      </w:trPr>
      <w:tc>
        <w:tcPr>
          <w:tcW w:w="994" w:type="pct"/>
          <w:vMerge/>
        </w:tcPr>
        <w:p w:rsidR="00827881" w:rsidRPr="00690869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2878" w:type="pct"/>
          <w:gridSpan w:val="3"/>
          <w:vAlign w:val="center"/>
        </w:tcPr>
        <w:p w:rsidR="00827881" w:rsidRPr="00690869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jc w:val="both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>Subproceso:</w:t>
          </w:r>
        </w:p>
      </w:tc>
      <w:tc>
        <w:tcPr>
          <w:tcW w:w="1128" w:type="pct"/>
          <w:vAlign w:val="center"/>
        </w:tcPr>
        <w:p w:rsidR="00827881" w:rsidRPr="00690869" w:rsidRDefault="00827881" w:rsidP="00A44316">
          <w:pPr>
            <w:spacing w:after="0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Versión: </w:t>
          </w:r>
          <w:r w:rsidRPr="00D431E0">
            <w:rPr>
              <w:rFonts w:ascii="Arial" w:hAnsi="Arial" w:cs="Arial"/>
              <w:sz w:val="16"/>
              <w:szCs w:val="16"/>
              <w:lang w:val="es-ES"/>
            </w:rPr>
            <w:t>(00)</w:t>
          </w:r>
        </w:p>
      </w:tc>
    </w:tr>
    <w:tr w:rsidR="00827881" w:rsidRPr="00690869" w:rsidTr="00A44316">
      <w:trPr>
        <w:trHeight w:val="282"/>
        <w:jc w:val="center"/>
      </w:trPr>
      <w:tc>
        <w:tcPr>
          <w:tcW w:w="994" w:type="pct"/>
          <w:vMerge/>
        </w:tcPr>
        <w:p w:rsidR="00827881" w:rsidRPr="00690869" w:rsidRDefault="00827881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1365" w:type="pct"/>
          <w:vAlign w:val="center"/>
        </w:tcPr>
        <w:p w:rsidR="00827881" w:rsidRPr="00690869" w:rsidRDefault="00827881" w:rsidP="00A44316">
          <w:pPr>
            <w:spacing w:after="0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>Elaborado por:</w:t>
          </w:r>
          <w:r>
            <w:rPr>
              <w:rFonts w:ascii="Arial" w:hAnsi="Arial" w:cs="Arial"/>
              <w:sz w:val="16"/>
              <w:szCs w:val="16"/>
              <w:lang w:val="es-ES"/>
            </w:rPr>
            <w:t xml:space="preserve"> (Cargo)</w:t>
          </w:r>
        </w:p>
      </w:tc>
      <w:tc>
        <w:tcPr>
          <w:tcW w:w="1275" w:type="pct"/>
          <w:vAlign w:val="center"/>
        </w:tcPr>
        <w:p w:rsidR="00827881" w:rsidRPr="00690869" w:rsidRDefault="00827881" w:rsidP="00A44316">
          <w:pPr>
            <w:spacing w:after="0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>Revisado por:</w:t>
          </w:r>
          <w:r>
            <w:rPr>
              <w:rFonts w:ascii="Arial" w:hAnsi="Arial" w:cs="Arial"/>
              <w:sz w:val="16"/>
              <w:szCs w:val="16"/>
              <w:lang w:val="es-ES"/>
            </w:rPr>
            <w:t xml:space="preserve"> (Cargo)</w:t>
          </w:r>
        </w:p>
      </w:tc>
      <w:tc>
        <w:tcPr>
          <w:tcW w:w="1366" w:type="pct"/>
          <w:gridSpan w:val="2"/>
          <w:vAlign w:val="center"/>
        </w:tcPr>
        <w:p w:rsidR="00827881" w:rsidRPr="00690869" w:rsidRDefault="00827881" w:rsidP="00A44316">
          <w:pPr>
            <w:spacing w:after="0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>Aprobado por:</w:t>
          </w:r>
          <w:r>
            <w:rPr>
              <w:rFonts w:ascii="Arial" w:hAnsi="Arial" w:cs="Arial"/>
              <w:sz w:val="16"/>
              <w:szCs w:val="16"/>
              <w:lang w:val="es-ES"/>
            </w:rPr>
            <w:t xml:space="preserve"> (Cargo)</w:t>
          </w:r>
        </w:p>
      </w:tc>
    </w:tr>
  </w:tbl>
  <w:p w:rsidR="00827881" w:rsidRDefault="00827881" w:rsidP="00752BC5">
    <w:pPr>
      <w:spacing w:after="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45D95"/>
    <w:multiLevelType w:val="hybridMultilevel"/>
    <w:tmpl w:val="D9CC148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B90BBC"/>
    <w:multiLevelType w:val="hybridMultilevel"/>
    <w:tmpl w:val="DF1A87FA"/>
    <w:lvl w:ilvl="0" w:tplc="300A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">
    <w:nsid w:val="21712448"/>
    <w:multiLevelType w:val="hybridMultilevel"/>
    <w:tmpl w:val="1D3620C0"/>
    <w:lvl w:ilvl="0" w:tplc="DCA08626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234CC9"/>
    <w:multiLevelType w:val="hybridMultilevel"/>
    <w:tmpl w:val="11C4DB5E"/>
    <w:lvl w:ilvl="0" w:tplc="30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748341E"/>
    <w:multiLevelType w:val="hybridMultilevel"/>
    <w:tmpl w:val="3B1AC366"/>
    <w:lvl w:ilvl="0" w:tplc="922084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AC04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0246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0C22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6C1C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F436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E2B5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16F0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1E65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8993274"/>
    <w:multiLevelType w:val="hybridMultilevel"/>
    <w:tmpl w:val="A18E3058"/>
    <w:lvl w:ilvl="0" w:tplc="0C0A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>
    <w:nsid w:val="28EB73E4"/>
    <w:multiLevelType w:val="multilevel"/>
    <w:tmpl w:val="32D0D05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sz w:val="21"/>
        <w:szCs w:val="21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7">
    <w:nsid w:val="2C26569A"/>
    <w:multiLevelType w:val="hybridMultilevel"/>
    <w:tmpl w:val="88A0FB9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D2280F"/>
    <w:multiLevelType w:val="hybridMultilevel"/>
    <w:tmpl w:val="FC1C86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3E7038"/>
    <w:multiLevelType w:val="hybridMultilevel"/>
    <w:tmpl w:val="89B8CFF8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0B127F4"/>
    <w:multiLevelType w:val="hybridMultilevel"/>
    <w:tmpl w:val="692655A0"/>
    <w:lvl w:ilvl="0" w:tplc="5238B1A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B15516"/>
    <w:multiLevelType w:val="multilevel"/>
    <w:tmpl w:val="9440D34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1506" w:hanging="720"/>
      </w:pPr>
      <w:rPr>
        <w:rFonts w:hint="default"/>
        <w:sz w:val="21"/>
        <w:szCs w:val="21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2">
    <w:nsid w:val="33DE7788"/>
    <w:multiLevelType w:val="hybridMultilevel"/>
    <w:tmpl w:val="C7163B9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3B5F9D"/>
    <w:multiLevelType w:val="multilevel"/>
    <w:tmpl w:val="5978B1E0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37" w:hanging="1800"/>
      </w:pPr>
      <w:rPr>
        <w:rFonts w:hint="default"/>
      </w:rPr>
    </w:lvl>
  </w:abstractNum>
  <w:abstractNum w:abstractNumId="14">
    <w:nsid w:val="376A1D7E"/>
    <w:multiLevelType w:val="hybridMultilevel"/>
    <w:tmpl w:val="522A975E"/>
    <w:lvl w:ilvl="0" w:tplc="300A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5">
    <w:nsid w:val="3A9A6DE5"/>
    <w:multiLevelType w:val="multilevel"/>
    <w:tmpl w:val="32ECF4CE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15" w:hanging="720"/>
      </w:pPr>
      <w:rPr>
        <w:rFonts w:hint="default"/>
        <w:sz w:val="21"/>
        <w:szCs w:val="21"/>
      </w:rPr>
    </w:lvl>
    <w:lvl w:ilvl="2">
      <w:start w:val="1"/>
      <w:numFmt w:val="bullet"/>
      <w:lvlText w:val=""/>
      <w:lvlJc w:val="left"/>
      <w:pPr>
        <w:ind w:left="3001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41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33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65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1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797" w:hanging="1800"/>
      </w:pPr>
      <w:rPr>
        <w:rFonts w:hint="default"/>
      </w:rPr>
    </w:lvl>
  </w:abstractNum>
  <w:abstractNum w:abstractNumId="16">
    <w:nsid w:val="41080B90"/>
    <w:multiLevelType w:val="hybridMultilevel"/>
    <w:tmpl w:val="8B6C4F4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EB05BD"/>
    <w:multiLevelType w:val="hybridMultilevel"/>
    <w:tmpl w:val="C0C84B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A08626">
      <w:numFmt w:val="bullet"/>
      <w:lvlText w:val="•"/>
      <w:lvlJc w:val="left"/>
      <w:pPr>
        <w:ind w:left="1500" w:hanging="420"/>
      </w:pPr>
      <w:rPr>
        <w:rFonts w:ascii="Arial" w:eastAsia="Times New Roman" w:hAnsi="Arial" w:cs="Arial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014D5C"/>
    <w:multiLevelType w:val="multilevel"/>
    <w:tmpl w:val="32ECF4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  <w:sz w:val="21"/>
        <w:szCs w:val="21"/>
      </w:rPr>
    </w:lvl>
    <w:lvl w:ilvl="2">
      <w:start w:val="1"/>
      <w:numFmt w:val="bullet"/>
      <w:lvlText w:val=""/>
      <w:lvlJc w:val="left"/>
      <w:pPr>
        <w:ind w:left="2292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9">
    <w:nsid w:val="6444553C"/>
    <w:multiLevelType w:val="hybridMultilevel"/>
    <w:tmpl w:val="52D2D7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9E4C16"/>
    <w:multiLevelType w:val="hybridMultilevel"/>
    <w:tmpl w:val="5B72B5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9CD7CC1"/>
    <w:multiLevelType w:val="hybridMultilevel"/>
    <w:tmpl w:val="B4D8320A"/>
    <w:lvl w:ilvl="0" w:tplc="300A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2">
    <w:nsid w:val="7C4E1B8D"/>
    <w:multiLevelType w:val="multilevel"/>
    <w:tmpl w:val="3C9ED55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23">
    <w:nsid w:val="7D987E9F"/>
    <w:multiLevelType w:val="hybridMultilevel"/>
    <w:tmpl w:val="9DFA1630"/>
    <w:lvl w:ilvl="0" w:tplc="300A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4">
    <w:nsid w:val="7E8E610C"/>
    <w:multiLevelType w:val="hybridMultilevel"/>
    <w:tmpl w:val="9DF8C72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11"/>
  </w:num>
  <w:num w:numId="4">
    <w:abstractNumId w:val="12"/>
  </w:num>
  <w:num w:numId="5">
    <w:abstractNumId w:val="19"/>
  </w:num>
  <w:num w:numId="6">
    <w:abstractNumId w:val="17"/>
  </w:num>
  <w:num w:numId="7">
    <w:abstractNumId w:val="20"/>
  </w:num>
  <w:num w:numId="8">
    <w:abstractNumId w:val="0"/>
  </w:num>
  <w:num w:numId="9">
    <w:abstractNumId w:val="24"/>
  </w:num>
  <w:num w:numId="10">
    <w:abstractNumId w:val="14"/>
  </w:num>
  <w:num w:numId="11">
    <w:abstractNumId w:val="1"/>
  </w:num>
  <w:num w:numId="12">
    <w:abstractNumId w:val="21"/>
  </w:num>
  <w:num w:numId="13">
    <w:abstractNumId w:val="23"/>
  </w:num>
  <w:num w:numId="14">
    <w:abstractNumId w:val="3"/>
  </w:num>
  <w:num w:numId="15">
    <w:abstractNumId w:val="4"/>
  </w:num>
  <w:num w:numId="16">
    <w:abstractNumId w:val="10"/>
  </w:num>
  <w:num w:numId="17">
    <w:abstractNumId w:val="8"/>
  </w:num>
  <w:num w:numId="18">
    <w:abstractNumId w:val="2"/>
  </w:num>
  <w:num w:numId="19">
    <w:abstractNumId w:val="18"/>
  </w:num>
  <w:num w:numId="20">
    <w:abstractNumId w:val="15"/>
  </w:num>
  <w:num w:numId="21">
    <w:abstractNumId w:val="9"/>
  </w:num>
  <w:num w:numId="22">
    <w:abstractNumId w:val="7"/>
  </w:num>
  <w:num w:numId="2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</w:num>
  <w:num w:numId="25">
    <w:abstractNumId w:val="2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es-EC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es-MX" w:vendorID="64" w:dllVersion="131078" w:nlCheck="1" w:checkStyle="1"/>
  <w:activeWritingStyle w:appName="MSWord" w:lang="es-CO" w:vendorID="64" w:dllVersion="131078" w:nlCheck="1" w:checkStyle="1"/>
  <w:proofState w:spelling="clean" w:grammar="clean"/>
  <w:trackRevisions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560"/>
    <w:rsid w:val="0001443B"/>
    <w:rsid w:val="000153B9"/>
    <w:rsid w:val="000275DF"/>
    <w:rsid w:val="00027E9F"/>
    <w:rsid w:val="0003087B"/>
    <w:rsid w:val="00030EF2"/>
    <w:rsid w:val="0003456B"/>
    <w:rsid w:val="00034FA0"/>
    <w:rsid w:val="00035368"/>
    <w:rsid w:val="00037C55"/>
    <w:rsid w:val="00052658"/>
    <w:rsid w:val="000539E8"/>
    <w:rsid w:val="0005480C"/>
    <w:rsid w:val="0006053F"/>
    <w:rsid w:val="000618BA"/>
    <w:rsid w:val="000649B4"/>
    <w:rsid w:val="0007251F"/>
    <w:rsid w:val="00076366"/>
    <w:rsid w:val="0008144F"/>
    <w:rsid w:val="00082112"/>
    <w:rsid w:val="0008546C"/>
    <w:rsid w:val="00095BD9"/>
    <w:rsid w:val="000972B7"/>
    <w:rsid w:val="000A52B5"/>
    <w:rsid w:val="000A6CD2"/>
    <w:rsid w:val="000A707A"/>
    <w:rsid w:val="000B0151"/>
    <w:rsid w:val="000B41F6"/>
    <w:rsid w:val="000B4BDE"/>
    <w:rsid w:val="000D6EFD"/>
    <w:rsid w:val="000E0B81"/>
    <w:rsid w:val="000E17F8"/>
    <w:rsid w:val="000E7A20"/>
    <w:rsid w:val="000F4D05"/>
    <w:rsid w:val="00104DAE"/>
    <w:rsid w:val="00105B53"/>
    <w:rsid w:val="001111A6"/>
    <w:rsid w:val="001136AB"/>
    <w:rsid w:val="0011566E"/>
    <w:rsid w:val="00120DBF"/>
    <w:rsid w:val="0012401B"/>
    <w:rsid w:val="00125904"/>
    <w:rsid w:val="00125A21"/>
    <w:rsid w:val="00126240"/>
    <w:rsid w:val="001319DA"/>
    <w:rsid w:val="00132425"/>
    <w:rsid w:val="00137DBA"/>
    <w:rsid w:val="001406E3"/>
    <w:rsid w:val="00140FE7"/>
    <w:rsid w:val="00141987"/>
    <w:rsid w:val="00147BB5"/>
    <w:rsid w:val="00152C7B"/>
    <w:rsid w:val="00154CB3"/>
    <w:rsid w:val="0015787F"/>
    <w:rsid w:val="0016352D"/>
    <w:rsid w:val="00166545"/>
    <w:rsid w:val="00167E37"/>
    <w:rsid w:val="00171A97"/>
    <w:rsid w:val="00172683"/>
    <w:rsid w:val="00173599"/>
    <w:rsid w:val="001751B0"/>
    <w:rsid w:val="00176FF3"/>
    <w:rsid w:val="00177494"/>
    <w:rsid w:val="0018330E"/>
    <w:rsid w:val="00185974"/>
    <w:rsid w:val="001904EC"/>
    <w:rsid w:val="001A6780"/>
    <w:rsid w:val="001A75D9"/>
    <w:rsid w:val="001B1B08"/>
    <w:rsid w:val="001B3BF2"/>
    <w:rsid w:val="001C241E"/>
    <w:rsid w:val="001C477F"/>
    <w:rsid w:val="001C6701"/>
    <w:rsid w:val="001E16E4"/>
    <w:rsid w:val="001E20D0"/>
    <w:rsid w:val="001E2612"/>
    <w:rsid w:val="001E43FB"/>
    <w:rsid w:val="001E592C"/>
    <w:rsid w:val="001F20EA"/>
    <w:rsid w:val="001F2B95"/>
    <w:rsid w:val="001F4DBA"/>
    <w:rsid w:val="00202221"/>
    <w:rsid w:val="0020634D"/>
    <w:rsid w:val="00206DB5"/>
    <w:rsid w:val="00207C85"/>
    <w:rsid w:val="002133A0"/>
    <w:rsid w:val="00217907"/>
    <w:rsid w:val="00220011"/>
    <w:rsid w:val="00221BA7"/>
    <w:rsid w:val="00224991"/>
    <w:rsid w:val="00232211"/>
    <w:rsid w:val="00242EFE"/>
    <w:rsid w:val="00244EEF"/>
    <w:rsid w:val="00246D12"/>
    <w:rsid w:val="00250D86"/>
    <w:rsid w:val="00253D81"/>
    <w:rsid w:val="002577A9"/>
    <w:rsid w:val="00262849"/>
    <w:rsid w:val="00272E3D"/>
    <w:rsid w:val="002740A9"/>
    <w:rsid w:val="0027411A"/>
    <w:rsid w:val="00277B85"/>
    <w:rsid w:val="00277D0C"/>
    <w:rsid w:val="002841C6"/>
    <w:rsid w:val="002955BE"/>
    <w:rsid w:val="00295F1D"/>
    <w:rsid w:val="002A400C"/>
    <w:rsid w:val="002B0F37"/>
    <w:rsid w:val="002B37CC"/>
    <w:rsid w:val="002B41B1"/>
    <w:rsid w:val="002B4981"/>
    <w:rsid w:val="002B5F70"/>
    <w:rsid w:val="002B601D"/>
    <w:rsid w:val="002B7220"/>
    <w:rsid w:val="002C2714"/>
    <w:rsid w:val="002C3460"/>
    <w:rsid w:val="002C54BA"/>
    <w:rsid w:val="002D6AF5"/>
    <w:rsid w:val="002E36D0"/>
    <w:rsid w:val="002E5A6F"/>
    <w:rsid w:val="002E5C0B"/>
    <w:rsid w:val="002E6151"/>
    <w:rsid w:val="002E65C3"/>
    <w:rsid w:val="002F1B77"/>
    <w:rsid w:val="002F40E1"/>
    <w:rsid w:val="002F5844"/>
    <w:rsid w:val="00302248"/>
    <w:rsid w:val="00307828"/>
    <w:rsid w:val="00310FFC"/>
    <w:rsid w:val="00311ECE"/>
    <w:rsid w:val="00315E1B"/>
    <w:rsid w:val="003212FB"/>
    <w:rsid w:val="003214AC"/>
    <w:rsid w:val="003223FC"/>
    <w:rsid w:val="00322D70"/>
    <w:rsid w:val="00323EDA"/>
    <w:rsid w:val="003335F3"/>
    <w:rsid w:val="00336917"/>
    <w:rsid w:val="00336DE7"/>
    <w:rsid w:val="00343053"/>
    <w:rsid w:val="003445D9"/>
    <w:rsid w:val="00344991"/>
    <w:rsid w:val="00351909"/>
    <w:rsid w:val="00351A11"/>
    <w:rsid w:val="003533A0"/>
    <w:rsid w:val="003667EA"/>
    <w:rsid w:val="00371789"/>
    <w:rsid w:val="00373071"/>
    <w:rsid w:val="00383210"/>
    <w:rsid w:val="00383367"/>
    <w:rsid w:val="00383A92"/>
    <w:rsid w:val="0038541F"/>
    <w:rsid w:val="00392DFF"/>
    <w:rsid w:val="0039369B"/>
    <w:rsid w:val="003968CE"/>
    <w:rsid w:val="00396B53"/>
    <w:rsid w:val="00396BDC"/>
    <w:rsid w:val="00396EB0"/>
    <w:rsid w:val="003A0379"/>
    <w:rsid w:val="003A1D24"/>
    <w:rsid w:val="003A676D"/>
    <w:rsid w:val="003A67E0"/>
    <w:rsid w:val="003B00E3"/>
    <w:rsid w:val="003B09AC"/>
    <w:rsid w:val="003B0F2D"/>
    <w:rsid w:val="003B5DA3"/>
    <w:rsid w:val="003B6CE1"/>
    <w:rsid w:val="003C2502"/>
    <w:rsid w:val="003C73FD"/>
    <w:rsid w:val="003C77EA"/>
    <w:rsid w:val="003D123D"/>
    <w:rsid w:val="003D403B"/>
    <w:rsid w:val="003D6916"/>
    <w:rsid w:val="003E0DD7"/>
    <w:rsid w:val="003E1492"/>
    <w:rsid w:val="003E1DE9"/>
    <w:rsid w:val="003E1FE3"/>
    <w:rsid w:val="003E6108"/>
    <w:rsid w:val="003E796E"/>
    <w:rsid w:val="003F0B43"/>
    <w:rsid w:val="003F204D"/>
    <w:rsid w:val="003F5DF6"/>
    <w:rsid w:val="003F5FB1"/>
    <w:rsid w:val="00411D9D"/>
    <w:rsid w:val="004134BA"/>
    <w:rsid w:val="00414075"/>
    <w:rsid w:val="004163AB"/>
    <w:rsid w:val="00416E62"/>
    <w:rsid w:val="004255C6"/>
    <w:rsid w:val="004327F5"/>
    <w:rsid w:val="0043757E"/>
    <w:rsid w:val="00437AEE"/>
    <w:rsid w:val="004426BC"/>
    <w:rsid w:val="00444B43"/>
    <w:rsid w:val="0044792D"/>
    <w:rsid w:val="004506A8"/>
    <w:rsid w:val="00453EAA"/>
    <w:rsid w:val="0045408F"/>
    <w:rsid w:val="00455784"/>
    <w:rsid w:val="00457543"/>
    <w:rsid w:val="00460F82"/>
    <w:rsid w:val="0046463C"/>
    <w:rsid w:val="004676BB"/>
    <w:rsid w:val="004728AD"/>
    <w:rsid w:val="00475592"/>
    <w:rsid w:val="00476EA8"/>
    <w:rsid w:val="00477108"/>
    <w:rsid w:val="004810FC"/>
    <w:rsid w:val="0049086A"/>
    <w:rsid w:val="00492B41"/>
    <w:rsid w:val="00493B93"/>
    <w:rsid w:val="00497A26"/>
    <w:rsid w:val="004A050C"/>
    <w:rsid w:val="004A4EAC"/>
    <w:rsid w:val="004A5168"/>
    <w:rsid w:val="004A71BE"/>
    <w:rsid w:val="004A7578"/>
    <w:rsid w:val="004A7752"/>
    <w:rsid w:val="004A7B55"/>
    <w:rsid w:val="004B1D4A"/>
    <w:rsid w:val="004B3719"/>
    <w:rsid w:val="004B788D"/>
    <w:rsid w:val="004C0ADE"/>
    <w:rsid w:val="004C43A5"/>
    <w:rsid w:val="004C4F41"/>
    <w:rsid w:val="004C786E"/>
    <w:rsid w:val="004D004F"/>
    <w:rsid w:val="004D0C07"/>
    <w:rsid w:val="004E2EAA"/>
    <w:rsid w:val="004E4B7C"/>
    <w:rsid w:val="004F2FE0"/>
    <w:rsid w:val="004F48E4"/>
    <w:rsid w:val="004F5F9C"/>
    <w:rsid w:val="004F795E"/>
    <w:rsid w:val="00500728"/>
    <w:rsid w:val="005041F2"/>
    <w:rsid w:val="00504650"/>
    <w:rsid w:val="00524BF5"/>
    <w:rsid w:val="00531715"/>
    <w:rsid w:val="005332D4"/>
    <w:rsid w:val="00533560"/>
    <w:rsid w:val="005349CD"/>
    <w:rsid w:val="00536BC7"/>
    <w:rsid w:val="00541F6D"/>
    <w:rsid w:val="0054667A"/>
    <w:rsid w:val="005500C9"/>
    <w:rsid w:val="005523B6"/>
    <w:rsid w:val="00567F16"/>
    <w:rsid w:val="00574F38"/>
    <w:rsid w:val="00576B58"/>
    <w:rsid w:val="00577AA2"/>
    <w:rsid w:val="00587003"/>
    <w:rsid w:val="00591008"/>
    <w:rsid w:val="00592A75"/>
    <w:rsid w:val="00592D64"/>
    <w:rsid w:val="00592EAD"/>
    <w:rsid w:val="00594FDA"/>
    <w:rsid w:val="005A2363"/>
    <w:rsid w:val="005B2196"/>
    <w:rsid w:val="005B2D08"/>
    <w:rsid w:val="005B41FF"/>
    <w:rsid w:val="005B609F"/>
    <w:rsid w:val="005B6E1B"/>
    <w:rsid w:val="005C1183"/>
    <w:rsid w:val="005C239A"/>
    <w:rsid w:val="005C7389"/>
    <w:rsid w:val="005D2768"/>
    <w:rsid w:val="005D3C64"/>
    <w:rsid w:val="005D7F80"/>
    <w:rsid w:val="005E66F8"/>
    <w:rsid w:val="005F5FAF"/>
    <w:rsid w:val="006021DB"/>
    <w:rsid w:val="00605143"/>
    <w:rsid w:val="00610D21"/>
    <w:rsid w:val="00611A61"/>
    <w:rsid w:val="00617559"/>
    <w:rsid w:val="00621D12"/>
    <w:rsid w:val="006300F2"/>
    <w:rsid w:val="006311A7"/>
    <w:rsid w:val="006368AD"/>
    <w:rsid w:val="00637032"/>
    <w:rsid w:val="00637FBD"/>
    <w:rsid w:val="00640030"/>
    <w:rsid w:val="00643268"/>
    <w:rsid w:val="00647812"/>
    <w:rsid w:val="006506F4"/>
    <w:rsid w:val="00656300"/>
    <w:rsid w:val="006569D3"/>
    <w:rsid w:val="0066249D"/>
    <w:rsid w:val="00664145"/>
    <w:rsid w:val="0067296B"/>
    <w:rsid w:val="00673555"/>
    <w:rsid w:val="00676318"/>
    <w:rsid w:val="0068219C"/>
    <w:rsid w:val="00684A96"/>
    <w:rsid w:val="00686607"/>
    <w:rsid w:val="00693DD0"/>
    <w:rsid w:val="0069733A"/>
    <w:rsid w:val="006B2D2E"/>
    <w:rsid w:val="006B57B7"/>
    <w:rsid w:val="006B79F7"/>
    <w:rsid w:val="006B7CA1"/>
    <w:rsid w:val="006C566B"/>
    <w:rsid w:val="006D1D25"/>
    <w:rsid w:val="006D24B6"/>
    <w:rsid w:val="006D7ECC"/>
    <w:rsid w:val="006E1086"/>
    <w:rsid w:val="006E16F2"/>
    <w:rsid w:val="006E23F3"/>
    <w:rsid w:val="006E34FE"/>
    <w:rsid w:val="006E4EF2"/>
    <w:rsid w:val="006F4B21"/>
    <w:rsid w:val="006F66C4"/>
    <w:rsid w:val="006F79CB"/>
    <w:rsid w:val="00705CDF"/>
    <w:rsid w:val="00705DE2"/>
    <w:rsid w:val="00706037"/>
    <w:rsid w:val="007100A8"/>
    <w:rsid w:val="00710782"/>
    <w:rsid w:val="0071501D"/>
    <w:rsid w:val="00716ECE"/>
    <w:rsid w:val="00731050"/>
    <w:rsid w:val="00731C86"/>
    <w:rsid w:val="00736464"/>
    <w:rsid w:val="007413E7"/>
    <w:rsid w:val="00744E2F"/>
    <w:rsid w:val="00746AB4"/>
    <w:rsid w:val="007474E2"/>
    <w:rsid w:val="00752BC5"/>
    <w:rsid w:val="00755D25"/>
    <w:rsid w:val="00756198"/>
    <w:rsid w:val="0075695C"/>
    <w:rsid w:val="00756D02"/>
    <w:rsid w:val="007575B1"/>
    <w:rsid w:val="00765C55"/>
    <w:rsid w:val="0076698F"/>
    <w:rsid w:val="0076782B"/>
    <w:rsid w:val="00773EDF"/>
    <w:rsid w:val="00781B9B"/>
    <w:rsid w:val="00783367"/>
    <w:rsid w:val="00783AEE"/>
    <w:rsid w:val="00792D7F"/>
    <w:rsid w:val="00794CC1"/>
    <w:rsid w:val="00796777"/>
    <w:rsid w:val="007A0FD0"/>
    <w:rsid w:val="007A6943"/>
    <w:rsid w:val="007A7243"/>
    <w:rsid w:val="007B0286"/>
    <w:rsid w:val="007B673E"/>
    <w:rsid w:val="007C0B3C"/>
    <w:rsid w:val="007C251D"/>
    <w:rsid w:val="007C2DEA"/>
    <w:rsid w:val="007C4406"/>
    <w:rsid w:val="007D3347"/>
    <w:rsid w:val="007E064A"/>
    <w:rsid w:val="007E23EB"/>
    <w:rsid w:val="007E350A"/>
    <w:rsid w:val="007E637E"/>
    <w:rsid w:val="007E6711"/>
    <w:rsid w:val="007F1308"/>
    <w:rsid w:val="007F1710"/>
    <w:rsid w:val="007F22B3"/>
    <w:rsid w:val="007F41B5"/>
    <w:rsid w:val="008046B8"/>
    <w:rsid w:val="008073B8"/>
    <w:rsid w:val="0081105D"/>
    <w:rsid w:val="0081279C"/>
    <w:rsid w:val="00816225"/>
    <w:rsid w:val="00816B89"/>
    <w:rsid w:val="0082126C"/>
    <w:rsid w:val="00827881"/>
    <w:rsid w:val="00834DE4"/>
    <w:rsid w:val="00835C73"/>
    <w:rsid w:val="00846108"/>
    <w:rsid w:val="0085104E"/>
    <w:rsid w:val="00852004"/>
    <w:rsid w:val="0085391A"/>
    <w:rsid w:val="00854C7C"/>
    <w:rsid w:val="008570D0"/>
    <w:rsid w:val="00865715"/>
    <w:rsid w:val="00866D76"/>
    <w:rsid w:val="00870034"/>
    <w:rsid w:val="00881453"/>
    <w:rsid w:val="0088280C"/>
    <w:rsid w:val="00887331"/>
    <w:rsid w:val="008905FC"/>
    <w:rsid w:val="0089609B"/>
    <w:rsid w:val="008961A5"/>
    <w:rsid w:val="008A2C47"/>
    <w:rsid w:val="008A379D"/>
    <w:rsid w:val="008C1172"/>
    <w:rsid w:val="008C266D"/>
    <w:rsid w:val="008C27FE"/>
    <w:rsid w:val="008C3FC4"/>
    <w:rsid w:val="008C45C3"/>
    <w:rsid w:val="008D0A94"/>
    <w:rsid w:val="008D4C52"/>
    <w:rsid w:val="008D7D94"/>
    <w:rsid w:val="008E0471"/>
    <w:rsid w:val="008E26A8"/>
    <w:rsid w:val="008E7B87"/>
    <w:rsid w:val="008F4669"/>
    <w:rsid w:val="0090078C"/>
    <w:rsid w:val="0090151A"/>
    <w:rsid w:val="009079DF"/>
    <w:rsid w:val="009100B2"/>
    <w:rsid w:val="00911ADC"/>
    <w:rsid w:val="00914108"/>
    <w:rsid w:val="00915258"/>
    <w:rsid w:val="00921D67"/>
    <w:rsid w:val="00922D31"/>
    <w:rsid w:val="0092316A"/>
    <w:rsid w:val="009236C7"/>
    <w:rsid w:val="00926391"/>
    <w:rsid w:val="00935B04"/>
    <w:rsid w:val="00936C45"/>
    <w:rsid w:val="0095168D"/>
    <w:rsid w:val="009547C7"/>
    <w:rsid w:val="009572C4"/>
    <w:rsid w:val="009618BC"/>
    <w:rsid w:val="00962445"/>
    <w:rsid w:val="009632A3"/>
    <w:rsid w:val="00964920"/>
    <w:rsid w:val="009652C0"/>
    <w:rsid w:val="00965524"/>
    <w:rsid w:val="0097217A"/>
    <w:rsid w:val="00972CF9"/>
    <w:rsid w:val="009756EB"/>
    <w:rsid w:val="00976F5D"/>
    <w:rsid w:val="00983896"/>
    <w:rsid w:val="00983BAE"/>
    <w:rsid w:val="00984AD7"/>
    <w:rsid w:val="00992EA9"/>
    <w:rsid w:val="009A352E"/>
    <w:rsid w:val="009A3805"/>
    <w:rsid w:val="009A65D7"/>
    <w:rsid w:val="009A796B"/>
    <w:rsid w:val="009B297D"/>
    <w:rsid w:val="009B4856"/>
    <w:rsid w:val="009B6A2C"/>
    <w:rsid w:val="009B71C4"/>
    <w:rsid w:val="009C175A"/>
    <w:rsid w:val="009C323A"/>
    <w:rsid w:val="009C3E02"/>
    <w:rsid w:val="009D22D7"/>
    <w:rsid w:val="009D270A"/>
    <w:rsid w:val="009E34ED"/>
    <w:rsid w:val="00A025E1"/>
    <w:rsid w:val="00A051C4"/>
    <w:rsid w:val="00A067C1"/>
    <w:rsid w:val="00A070C5"/>
    <w:rsid w:val="00A14BB6"/>
    <w:rsid w:val="00A16EE9"/>
    <w:rsid w:val="00A17BAC"/>
    <w:rsid w:val="00A17BC5"/>
    <w:rsid w:val="00A21ACD"/>
    <w:rsid w:val="00A2246A"/>
    <w:rsid w:val="00A26D52"/>
    <w:rsid w:val="00A279A0"/>
    <w:rsid w:val="00A30E09"/>
    <w:rsid w:val="00A34CD3"/>
    <w:rsid w:val="00A424EE"/>
    <w:rsid w:val="00A44316"/>
    <w:rsid w:val="00A50C93"/>
    <w:rsid w:val="00A547A5"/>
    <w:rsid w:val="00A623CE"/>
    <w:rsid w:val="00A6366F"/>
    <w:rsid w:val="00A6389C"/>
    <w:rsid w:val="00A66DE6"/>
    <w:rsid w:val="00A75309"/>
    <w:rsid w:val="00A86C6F"/>
    <w:rsid w:val="00A93A24"/>
    <w:rsid w:val="00A93A6D"/>
    <w:rsid w:val="00AA1F8F"/>
    <w:rsid w:val="00AB363C"/>
    <w:rsid w:val="00AB74C5"/>
    <w:rsid w:val="00AC4769"/>
    <w:rsid w:val="00AC6DDD"/>
    <w:rsid w:val="00AD0104"/>
    <w:rsid w:val="00AE6EAC"/>
    <w:rsid w:val="00AF259C"/>
    <w:rsid w:val="00AF3285"/>
    <w:rsid w:val="00B009B0"/>
    <w:rsid w:val="00B00F6A"/>
    <w:rsid w:val="00B03D46"/>
    <w:rsid w:val="00B10F52"/>
    <w:rsid w:val="00B149BB"/>
    <w:rsid w:val="00B17031"/>
    <w:rsid w:val="00B250A8"/>
    <w:rsid w:val="00B267A5"/>
    <w:rsid w:val="00B26D3F"/>
    <w:rsid w:val="00B3289C"/>
    <w:rsid w:val="00B32FF9"/>
    <w:rsid w:val="00B412FC"/>
    <w:rsid w:val="00B4142B"/>
    <w:rsid w:val="00B44263"/>
    <w:rsid w:val="00B51968"/>
    <w:rsid w:val="00B52553"/>
    <w:rsid w:val="00B53C03"/>
    <w:rsid w:val="00B55CBF"/>
    <w:rsid w:val="00B62013"/>
    <w:rsid w:val="00B63E59"/>
    <w:rsid w:val="00B820A4"/>
    <w:rsid w:val="00B82EF6"/>
    <w:rsid w:val="00B83AD5"/>
    <w:rsid w:val="00B83FA8"/>
    <w:rsid w:val="00B86B12"/>
    <w:rsid w:val="00B86CE6"/>
    <w:rsid w:val="00B87909"/>
    <w:rsid w:val="00B93107"/>
    <w:rsid w:val="00B9463C"/>
    <w:rsid w:val="00B950CE"/>
    <w:rsid w:val="00B95251"/>
    <w:rsid w:val="00B9572B"/>
    <w:rsid w:val="00BA2AA5"/>
    <w:rsid w:val="00BB2021"/>
    <w:rsid w:val="00BB2736"/>
    <w:rsid w:val="00BB63D5"/>
    <w:rsid w:val="00BB64EF"/>
    <w:rsid w:val="00BC16A6"/>
    <w:rsid w:val="00BC40D6"/>
    <w:rsid w:val="00BC56EC"/>
    <w:rsid w:val="00BD6D08"/>
    <w:rsid w:val="00BE4000"/>
    <w:rsid w:val="00BF09DA"/>
    <w:rsid w:val="00BF69CA"/>
    <w:rsid w:val="00C0564F"/>
    <w:rsid w:val="00C1368A"/>
    <w:rsid w:val="00C140BF"/>
    <w:rsid w:val="00C15DA1"/>
    <w:rsid w:val="00C16B0A"/>
    <w:rsid w:val="00C2325A"/>
    <w:rsid w:val="00C33087"/>
    <w:rsid w:val="00C34FFA"/>
    <w:rsid w:val="00C4181D"/>
    <w:rsid w:val="00C436C1"/>
    <w:rsid w:val="00C4614D"/>
    <w:rsid w:val="00C463D2"/>
    <w:rsid w:val="00C52B30"/>
    <w:rsid w:val="00C54AB9"/>
    <w:rsid w:val="00C605D1"/>
    <w:rsid w:val="00C6248B"/>
    <w:rsid w:val="00C65273"/>
    <w:rsid w:val="00C664D5"/>
    <w:rsid w:val="00C6687C"/>
    <w:rsid w:val="00C71ED4"/>
    <w:rsid w:val="00C73FE2"/>
    <w:rsid w:val="00C74F30"/>
    <w:rsid w:val="00C8017A"/>
    <w:rsid w:val="00C8169D"/>
    <w:rsid w:val="00C843AE"/>
    <w:rsid w:val="00C85809"/>
    <w:rsid w:val="00C8597C"/>
    <w:rsid w:val="00C87758"/>
    <w:rsid w:val="00C94683"/>
    <w:rsid w:val="00C96685"/>
    <w:rsid w:val="00C96ECC"/>
    <w:rsid w:val="00C9712B"/>
    <w:rsid w:val="00CA0EEA"/>
    <w:rsid w:val="00CA1A8B"/>
    <w:rsid w:val="00CA20A7"/>
    <w:rsid w:val="00CA7D17"/>
    <w:rsid w:val="00CB1207"/>
    <w:rsid w:val="00CB23B6"/>
    <w:rsid w:val="00CB5D98"/>
    <w:rsid w:val="00CC027A"/>
    <w:rsid w:val="00CC1D74"/>
    <w:rsid w:val="00CC1DB3"/>
    <w:rsid w:val="00CC343F"/>
    <w:rsid w:val="00CC56DC"/>
    <w:rsid w:val="00CD090A"/>
    <w:rsid w:val="00CD490F"/>
    <w:rsid w:val="00CD50A1"/>
    <w:rsid w:val="00CE05A8"/>
    <w:rsid w:val="00CF110F"/>
    <w:rsid w:val="00CF1B60"/>
    <w:rsid w:val="00CF3429"/>
    <w:rsid w:val="00CF488B"/>
    <w:rsid w:val="00D04239"/>
    <w:rsid w:val="00D042F5"/>
    <w:rsid w:val="00D064BA"/>
    <w:rsid w:val="00D110DE"/>
    <w:rsid w:val="00D1353B"/>
    <w:rsid w:val="00D1606B"/>
    <w:rsid w:val="00D2466E"/>
    <w:rsid w:val="00D24C06"/>
    <w:rsid w:val="00D27CD2"/>
    <w:rsid w:val="00D315D2"/>
    <w:rsid w:val="00D32831"/>
    <w:rsid w:val="00D44033"/>
    <w:rsid w:val="00D44268"/>
    <w:rsid w:val="00D62AD5"/>
    <w:rsid w:val="00D65FF4"/>
    <w:rsid w:val="00D66609"/>
    <w:rsid w:val="00D70E02"/>
    <w:rsid w:val="00D7381D"/>
    <w:rsid w:val="00D7488B"/>
    <w:rsid w:val="00D75788"/>
    <w:rsid w:val="00D75820"/>
    <w:rsid w:val="00D76844"/>
    <w:rsid w:val="00D8671E"/>
    <w:rsid w:val="00D9127C"/>
    <w:rsid w:val="00D95555"/>
    <w:rsid w:val="00D95E3E"/>
    <w:rsid w:val="00DA3481"/>
    <w:rsid w:val="00DB039B"/>
    <w:rsid w:val="00DC12D0"/>
    <w:rsid w:val="00DC1B50"/>
    <w:rsid w:val="00DC5BF8"/>
    <w:rsid w:val="00DD6611"/>
    <w:rsid w:val="00DD6628"/>
    <w:rsid w:val="00DD7A50"/>
    <w:rsid w:val="00DE3303"/>
    <w:rsid w:val="00DF25B0"/>
    <w:rsid w:val="00DF32F3"/>
    <w:rsid w:val="00DF4F4B"/>
    <w:rsid w:val="00DF5CD9"/>
    <w:rsid w:val="00E02423"/>
    <w:rsid w:val="00E047E9"/>
    <w:rsid w:val="00E048F1"/>
    <w:rsid w:val="00E06C11"/>
    <w:rsid w:val="00E11838"/>
    <w:rsid w:val="00E1289E"/>
    <w:rsid w:val="00E12C09"/>
    <w:rsid w:val="00E2273A"/>
    <w:rsid w:val="00E2461D"/>
    <w:rsid w:val="00E25959"/>
    <w:rsid w:val="00E2615A"/>
    <w:rsid w:val="00E261CE"/>
    <w:rsid w:val="00E309CE"/>
    <w:rsid w:val="00E3381E"/>
    <w:rsid w:val="00E418D6"/>
    <w:rsid w:val="00E44E37"/>
    <w:rsid w:val="00E50979"/>
    <w:rsid w:val="00E526B4"/>
    <w:rsid w:val="00E52F33"/>
    <w:rsid w:val="00E6430C"/>
    <w:rsid w:val="00E70D2A"/>
    <w:rsid w:val="00E71DF1"/>
    <w:rsid w:val="00E8197A"/>
    <w:rsid w:val="00E82581"/>
    <w:rsid w:val="00E95462"/>
    <w:rsid w:val="00E97D48"/>
    <w:rsid w:val="00EB4B40"/>
    <w:rsid w:val="00EC2EA5"/>
    <w:rsid w:val="00EC6892"/>
    <w:rsid w:val="00EC72BF"/>
    <w:rsid w:val="00EE0E92"/>
    <w:rsid w:val="00EE1B71"/>
    <w:rsid w:val="00EE2192"/>
    <w:rsid w:val="00EE41ED"/>
    <w:rsid w:val="00EF1623"/>
    <w:rsid w:val="00F064CA"/>
    <w:rsid w:val="00F07296"/>
    <w:rsid w:val="00F102EE"/>
    <w:rsid w:val="00F12EDB"/>
    <w:rsid w:val="00F155F6"/>
    <w:rsid w:val="00F16759"/>
    <w:rsid w:val="00F16E8E"/>
    <w:rsid w:val="00F22FF7"/>
    <w:rsid w:val="00F51E41"/>
    <w:rsid w:val="00F52326"/>
    <w:rsid w:val="00F527FA"/>
    <w:rsid w:val="00F553BC"/>
    <w:rsid w:val="00F55428"/>
    <w:rsid w:val="00F56789"/>
    <w:rsid w:val="00F60B80"/>
    <w:rsid w:val="00F61231"/>
    <w:rsid w:val="00F7243F"/>
    <w:rsid w:val="00F7341C"/>
    <w:rsid w:val="00F74D49"/>
    <w:rsid w:val="00F75A38"/>
    <w:rsid w:val="00F75BB4"/>
    <w:rsid w:val="00F76631"/>
    <w:rsid w:val="00F81958"/>
    <w:rsid w:val="00F81B77"/>
    <w:rsid w:val="00F85AF3"/>
    <w:rsid w:val="00F946AD"/>
    <w:rsid w:val="00F947D0"/>
    <w:rsid w:val="00F97FB8"/>
    <w:rsid w:val="00FA4B77"/>
    <w:rsid w:val="00FB410F"/>
    <w:rsid w:val="00FC078B"/>
    <w:rsid w:val="00FC7D57"/>
    <w:rsid w:val="00FD0EC3"/>
    <w:rsid w:val="00FD3F1C"/>
    <w:rsid w:val="00FD4D35"/>
    <w:rsid w:val="00FE527A"/>
    <w:rsid w:val="00FE6311"/>
    <w:rsid w:val="00FE7062"/>
    <w:rsid w:val="00FF15D1"/>
    <w:rsid w:val="00FF5327"/>
    <w:rsid w:val="00FF72FE"/>
    <w:rsid w:val="00FF7733"/>
    <w:rsid w:val="00FF7B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560"/>
    <w:rPr>
      <w:rFonts w:ascii="Calibri" w:eastAsia="Times New Roman" w:hAnsi="Calibri" w:cs="Times New Roman"/>
      <w:lang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460F82"/>
    <w:pPr>
      <w:numPr>
        <w:numId w:val="1"/>
      </w:numPr>
      <w:spacing w:after="0" w:line="240" w:lineRule="auto"/>
      <w:outlineLvl w:val="0"/>
    </w:pPr>
    <w:rPr>
      <w:rFonts w:ascii="Arial" w:hAnsi="Arial" w:cs="Arial"/>
      <w:b/>
      <w:bCs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783367"/>
    <w:pPr>
      <w:numPr>
        <w:ilvl w:val="1"/>
        <w:numId w:val="3"/>
      </w:numPr>
      <w:spacing w:after="0" w:line="240" w:lineRule="auto"/>
      <w:ind w:right="320"/>
      <w:jc w:val="both"/>
      <w:outlineLvl w:val="1"/>
    </w:pPr>
    <w:rPr>
      <w:rFonts w:ascii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35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3560"/>
  </w:style>
  <w:style w:type="paragraph" w:styleId="Piedepgina">
    <w:name w:val="footer"/>
    <w:basedOn w:val="Normal"/>
    <w:link w:val="PiedepginaCar"/>
    <w:uiPriority w:val="99"/>
    <w:unhideWhenUsed/>
    <w:rsid w:val="005335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3560"/>
  </w:style>
  <w:style w:type="paragraph" w:styleId="Textodeglobo">
    <w:name w:val="Balloon Text"/>
    <w:basedOn w:val="Normal"/>
    <w:link w:val="TextodegloboCar"/>
    <w:uiPriority w:val="99"/>
    <w:semiHidden/>
    <w:unhideWhenUsed/>
    <w:rsid w:val="00533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56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60F82"/>
    <w:rPr>
      <w:rFonts w:ascii="Arial" w:eastAsia="Times New Roman" w:hAnsi="Arial" w:cs="Arial"/>
      <w:b/>
      <w:bCs/>
      <w:lang w:bidi="en-US"/>
    </w:rPr>
  </w:style>
  <w:style w:type="table" w:styleId="Tablaconcuadrcula">
    <w:name w:val="Table Grid"/>
    <w:basedOn w:val="Tablanormal"/>
    <w:uiPriority w:val="59"/>
    <w:rsid w:val="00533560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es-EC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33560"/>
    <w:pPr>
      <w:ind w:left="720"/>
      <w:contextualSpacing/>
    </w:pPr>
  </w:style>
  <w:style w:type="paragraph" w:customStyle="1" w:styleId="WARNING">
    <w:name w:val="WARNING"/>
    <w:basedOn w:val="Normal"/>
    <w:next w:val="Normal"/>
    <w:rsid w:val="00533560"/>
    <w:pPr>
      <w:pBdr>
        <w:top w:val="single" w:sz="24" w:space="6" w:color="FF0000"/>
        <w:left w:val="single" w:sz="24" w:space="6" w:color="FF0000"/>
        <w:bottom w:val="single" w:sz="24" w:space="6" w:color="FF0000"/>
        <w:right w:val="single" w:sz="24" w:space="6" w:color="FF0000"/>
      </w:pBdr>
      <w:spacing w:after="0" w:line="312" w:lineRule="atLeast"/>
      <w:ind w:left="144" w:right="144"/>
      <w:jc w:val="center"/>
    </w:pPr>
    <w:rPr>
      <w:rFonts w:ascii="Times New Roman" w:hAnsi="Times New Roman"/>
      <w:b/>
      <w:bCs/>
      <w:caps/>
      <w:color w:val="FF0000"/>
      <w:sz w:val="24"/>
      <w:szCs w:val="24"/>
      <w:lang w:bidi="ar-SA"/>
    </w:rPr>
  </w:style>
  <w:style w:type="paragraph" w:customStyle="1" w:styleId="Warningmulti-line">
    <w:name w:val="Warning multi-line"/>
    <w:basedOn w:val="Normal"/>
    <w:next w:val="Normal"/>
    <w:rsid w:val="00533560"/>
    <w:pPr>
      <w:pBdr>
        <w:top w:val="single" w:sz="24" w:space="6" w:color="FF0000"/>
        <w:left w:val="single" w:sz="24" w:space="6" w:color="FF0000"/>
        <w:bottom w:val="single" w:sz="24" w:space="6" w:color="FF0000"/>
        <w:right w:val="single" w:sz="24" w:space="6" w:color="FF0000"/>
      </w:pBdr>
      <w:spacing w:after="120" w:line="312" w:lineRule="atLeast"/>
      <w:ind w:left="144" w:right="144"/>
    </w:pPr>
    <w:rPr>
      <w:rFonts w:ascii="Times New Roman" w:hAnsi="Times New Roman"/>
      <w:color w:val="000000"/>
      <w:sz w:val="24"/>
      <w:szCs w:val="24"/>
      <w:lang w:bidi="ar-SA"/>
    </w:rPr>
  </w:style>
  <w:style w:type="paragraph" w:customStyle="1" w:styleId="Cautionheading">
    <w:name w:val="Caution heading"/>
    <w:basedOn w:val="Normal"/>
    <w:qFormat/>
    <w:rsid w:val="00533560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hd w:val="pct15" w:color="auto" w:fill="auto"/>
      <w:spacing w:after="0" w:line="312" w:lineRule="exact"/>
      <w:ind w:left="120" w:right="120"/>
      <w:jc w:val="center"/>
    </w:pPr>
    <w:rPr>
      <w:rFonts w:ascii="Times New Roman" w:hAnsi="Times New Roman"/>
      <w:b/>
      <w:color w:val="000000"/>
      <w:sz w:val="24"/>
      <w:szCs w:val="20"/>
      <w:lang w:bidi="ar-SA"/>
    </w:rPr>
  </w:style>
  <w:style w:type="paragraph" w:customStyle="1" w:styleId="CautionText">
    <w:name w:val="Caution Text"/>
    <w:basedOn w:val="Normal"/>
    <w:qFormat/>
    <w:rsid w:val="00533560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hd w:val="pct15" w:color="auto" w:fill="auto"/>
      <w:spacing w:after="0" w:line="312" w:lineRule="exact"/>
      <w:ind w:left="120" w:right="120"/>
    </w:pPr>
    <w:rPr>
      <w:rFonts w:ascii="Times New Roman" w:hAnsi="Times New Roman"/>
      <w:color w:val="000000"/>
      <w:sz w:val="24"/>
      <w:szCs w:val="20"/>
      <w:lang w:bidi="ar-SA"/>
    </w:rPr>
  </w:style>
  <w:style w:type="paragraph" w:customStyle="1" w:styleId="NoteText">
    <w:name w:val="Note Text"/>
    <w:basedOn w:val="Normal"/>
    <w:rsid w:val="00533560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pacing w:after="0" w:line="312" w:lineRule="exact"/>
      <w:ind w:left="120" w:right="120"/>
    </w:pPr>
    <w:rPr>
      <w:rFonts w:ascii="Times New Roman" w:hAnsi="Times New Roman"/>
      <w:color w:val="000000"/>
      <w:sz w:val="24"/>
      <w:szCs w:val="20"/>
      <w:lang w:bidi="ar-SA"/>
    </w:rPr>
  </w:style>
  <w:style w:type="paragraph" w:customStyle="1" w:styleId="Encabezadodenota1">
    <w:name w:val="Encabezado de nota1"/>
    <w:basedOn w:val="NoteText"/>
    <w:next w:val="NoteText"/>
    <w:rsid w:val="00533560"/>
    <w:pPr>
      <w:jc w:val="center"/>
    </w:pPr>
    <w:rPr>
      <w:b/>
      <w:caps/>
    </w:rPr>
  </w:style>
  <w:style w:type="paragraph" w:styleId="Sinespaciado">
    <w:name w:val="No Spacing"/>
    <w:uiPriority w:val="1"/>
    <w:qFormat/>
    <w:rsid w:val="00CC027A"/>
    <w:pPr>
      <w:spacing w:after="0" w:line="240" w:lineRule="auto"/>
    </w:pPr>
    <w:rPr>
      <w:rFonts w:ascii="Calibri" w:eastAsia="Times New Roman" w:hAnsi="Calibri" w:cs="Times New Roman"/>
      <w:lang w:val="en-US" w:bidi="en-US"/>
    </w:rPr>
  </w:style>
  <w:style w:type="paragraph" w:styleId="TtulodeTDC">
    <w:name w:val="TOC Heading"/>
    <w:basedOn w:val="Ttulo1"/>
    <w:next w:val="Normal"/>
    <w:uiPriority w:val="39"/>
    <w:unhideWhenUsed/>
    <w:qFormat/>
    <w:rsid w:val="000275DF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783367"/>
    <w:rPr>
      <w:rFonts w:ascii="Arial" w:eastAsia="Times New Roman" w:hAnsi="Arial" w:cs="Arial"/>
      <w:b/>
      <w:bCs/>
      <w:lang w:bidi="en-US"/>
    </w:rPr>
  </w:style>
  <w:style w:type="paragraph" w:styleId="TDC1">
    <w:name w:val="toc 1"/>
    <w:basedOn w:val="Normal"/>
    <w:next w:val="Normal"/>
    <w:autoRedefine/>
    <w:uiPriority w:val="39"/>
    <w:unhideWhenUsed/>
    <w:rsid w:val="00783367"/>
    <w:pPr>
      <w:spacing w:after="100"/>
    </w:pPr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783367"/>
    <w:pPr>
      <w:tabs>
        <w:tab w:val="right" w:leader="dot" w:pos="8778"/>
      </w:tabs>
      <w:spacing w:after="100"/>
      <w:ind w:left="426"/>
    </w:pPr>
    <w:rPr>
      <w:rFonts w:ascii="Arial" w:hAnsi="Arial"/>
      <w:sz w:val="20"/>
    </w:rPr>
  </w:style>
  <w:style w:type="character" w:styleId="Hipervnculo">
    <w:name w:val="Hyperlink"/>
    <w:basedOn w:val="Fuentedeprrafopredeter"/>
    <w:uiPriority w:val="99"/>
    <w:unhideWhenUsed/>
    <w:rsid w:val="00460F82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83367"/>
    <w:pPr>
      <w:spacing w:after="100"/>
      <w:ind w:left="440"/>
    </w:pPr>
    <w:rPr>
      <w:rFonts w:ascii="Arial" w:hAnsi="Arial"/>
      <w:sz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83367"/>
    <w:pPr>
      <w:spacing w:after="100"/>
      <w:ind w:left="660"/>
    </w:pPr>
    <w:rPr>
      <w:rFonts w:ascii="Arial" w:hAnsi="Arial"/>
      <w:sz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83367"/>
    <w:pPr>
      <w:spacing w:after="100"/>
      <w:ind w:left="880"/>
    </w:pPr>
    <w:rPr>
      <w:rFonts w:ascii="Arial" w:hAnsi="Arial"/>
      <w:sz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83367"/>
    <w:pPr>
      <w:spacing w:after="100"/>
      <w:ind w:left="1100"/>
    </w:pPr>
    <w:rPr>
      <w:rFonts w:ascii="Arial" w:hAnsi="Arial"/>
      <w:sz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83367"/>
    <w:pPr>
      <w:spacing w:after="100"/>
      <w:ind w:left="1320"/>
    </w:pPr>
    <w:rPr>
      <w:rFonts w:ascii="Arial" w:hAnsi="Arial"/>
      <w:sz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83367"/>
    <w:pPr>
      <w:spacing w:after="100"/>
      <w:ind w:left="1540"/>
    </w:pPr>
    <w:rPr>
      <w:rFonts w:ascii="Arial" w:hAnsi="Arial"/>
      <w:sz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83367"/>
    <w:pPr>
      <w:spacing w:after="100"/>
      <w:ind w:left="1760"/>
    </w:pPr>
    <w:rPr>
      <w:rFonts w:ascii="Arial" w:hAnsi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0B4BD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4BD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4BDE"/>
    <w:rPr>
      <w:rFonts w:ascii="Calibri" w:eastAsia="Times New Roman" w:hAnsi="Calibri" w:cs="Times New Roman"/>
      <w:sz w:val="20"/>
      <w:szCs w:val="20"/>
      <w:lang w:bidi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4BD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4BDE"/>
    <w:rPr>
      <w:rFonts w:ascii="Calibri" w:eastAsia="Times New Roman" w:hAnsi="Calibri" w:cs="Times New Roman"/>
      <w:b/>
      <w:bCs/>
      <w:sz w:val="20"/>
      <w:szCs w:val="20"/>
      <w:lang w:bidi="en-US"/>
    </w:rPr>
  </w:style>
  <w:style w:type="paragraph" w:customStyle="1" w:styleId="Default">
    <w:name w:val="Default"/>
    <w:rsid w:val="0096552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D44268"/>
    <w:pPr>
      <w:spacing w:before="120" w:after="240" w:line="240" w:lineRule="atLeast"/>
      <w:ind w:left="624"/>
      <w:jc w:val="both"/>
    </w:pPr>
    <w:rPr>
      <w:rFonts w:asciiTheme="minorHAnsi" w:hAnsiTheme="minorHAnsi"/>
      <w:spacing w:val="-5"/>
      <w:szCs w:val="20"/>
      <w:lang w:val="es-CO" w:bidi="ar-SA"/>
    </w:rPr>
  </w:style>
  <w:style w:type="character" w:customStyle="1" w:styleId="TextoindependienteCar">
    <w:name w:val="Texto independiente Car"/>
    <w:basedOn w:val="Fuentedeprrafopredeter"/>
    <w:link w:val="Textoindependiente"/>
    <w:rsid w:val="00D44268"/>
    <w:rPr>
      <w:rFonts w:eastAsia="Times New Roman" w:cs="Times New Roman"/>
      <w:spacing w:val="-5"/>
      <w:szCs w:val="20"/>
      <w:lang w:val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560"/>
    <w:rPr>
      <w:rFonts w:ascii="Calibri" w:eastAsia="Times New Roman" w:hAnsi="Calibri" w:cs="Times New Roman"/>
      <w:lang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460F82"/>
    <w:pPr>
      <w:numPr>
        <w:numId w:val="1"/>
      </w:numPr>
      <w:spacing w:after="0" w:line="240" w:lineRule="auto"/>
      <w:outlineLvl w:val="0"/>
    </w:pPr>
    <w:rPr>
      <w:rFonts w:ascii="Arial" w:hAnsi="Arial" w:cs="Arial"/>
      <w:b/>
      <w:bCs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783367"/>
    <w:pPr>
      <w:numPr>
        <w:ilvl w:val="1"/>
        <w:numId w:val="3"/>
      </w:numPr>
      <w:spacing w:after="0" w:line="240" w:lineRule="auto"/>
      <w:ind w:right="320"/>
      <w:jc w:val="both"/>
      <w:outlineLvl w:val="1"/>
    </w:pPr>
    <w:rPr>
      <w:rFonts w:ascii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35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3560"/>
  </w:style>
  <w:style w:type="paragraph" w:styleId="Piedepgina">
    <w:name w:val="footer"/>
    <w:basedOn w:val="Normal"/>
    <w:link w:val="PiedepginaCar"/>
    <w:uiPriority w:val="99"/>
    <w:unhideWhenUsed/>
    <w:rsid w:val="005335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3560"/>
  </w:style>
  <w:style w:type="paragraph" w:styleId="Textodeglobo">
    <w:name w:val="Balloon Text"/>
    <w:basedOn w:val="Normal"/>
    <w:link w:val="TextodegloboCar"/>
    <w:uiPriority w:val="99"/>
    <w:semiHidden/>
    <w:unhideWhenUsed/>
    <w:rsid w:val="00533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56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60F82"/>
    <w:rPr>
      <w:rFonts w:ascii="Arial" w:eastAsia="Times New Roman" w:hAnsi="Arial" w:cs="Arial"/>
      <w:b/>
      <w:bCs/>
      <w:lang w:bidi="en-US"/>
    </w:rPr>
  </w:style>
  <w:style w:type="table" w:styleId="Tablaconcuadrcula">
    <w:name w:val="Table Grid"/>
    <w:basedOn w:val="Tablanormal"/>
    <w:uiPriority w:val="59"/>
    <w:rsid w:val="00533560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es-EC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33560"/>
    <w:pPr>
      <w:ind w:left="720"/>
      <w:contextualSpacing/>
    </w:pPr>
  </w:style>
  <w:style w:type="paragraph" w:customStyle="1" w:styleId="WARNING">
    <w:name w:val="WARNING"/>
    <w:basedOn w:val="Normal"/>
    <w:next w:val="Normal"/>
    <w:rsid w:val="00533560"/>
    <w:pPr>
      <w:pBdr>
        <w:top w:val="single" w:sz="24" w:space="6" w:color="FF0000"/>
        <w:left w:val="single" w:sz="24" w:space="6" w:color="FF0000"/>
        <w:bottom w:val="single" w:sz="24" w:space="6" w:color="FF0000"/>
        <w:right w:val="single" w:sz="24" w:space="6" w:color="FF0000"/>
      </w:pBdr>
      <w:spacing w:after="0" w:line="312" w:lineRule="atLeast"/>
      <w:ind w:left="144" w:right="144"/>
      <w:jc w:val="center"/>
    </w:pPr>
    <w:rPr>
      <w:rFonts w:ascii="Times New Roman" w:hAnsi="Times New Roman"/>
      <w:b/>
      <w:bCs/>
      <w:caps/>
      <w:color w:val="FF0000"/>
      <w:sz w:val="24"/>
      <w:szCs w:val="24"/>
      <w:lang w:bidi="ar-SA"/>
    </w:rPr>
  </w:style>
  <w:style w:type="paragraph" w:customStyle="1" w:styleId="Warningmulti-line">
    <w:name w:val="Warning multi-line"/>
    <w:basedOn w:val="Normal"/>
    <w:next w:val="Normal"/>
    <w:rsid w:val="00533560"/>
    <w:pPr>
      <w:pBdr>
        <w:top w:val="single" w:sz="24" w:space="6" w:color="FF0000"/>
        <w:left w:val="single" w:sz="24" w:space="6" w:color="FF0000"/>
        <w:bottom w:val="single" w:sz="24" w:space="6" w:color="FF0000"/>
        <w:right w:val="single" w:sz="24" w:space="6" w:color="FF0000"/>
      </w:pBdr>
      <w:spacing w:after="120" w:line="312" w:lineRule="atLeast"/>
      <w:ind w:left="144" w:right="144"/>
    </w:pPr>
    <w:rPr>
      <w:rFonts w:ascii="Times New Roman" w:hAnsi="Times New Roman"/>
      <w:color w:val="000000"/>
      <w:sz w:val="24"/>
      <w:szCs w:val="24"/>
      <w:lang w:bidi="ar-SA"/>
    </w:rPr>
  </w:style>
  <w:style w:type="paragraph" w:customStyle="1" w:styleId="Cautionheading">
    <w:name w:val="Caution heading"/>
    <w:basedOn w:val="Normal"/>
    <w:qFormat/>
    <w:rsid w:val="00533560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hd w:val="pct15" w:color="auto" w:fill="auto"/>
      <w:spacing w:after="0" w:line="312" w:lineRule="exact"/>
      <w:ind w:left="120" w:right="120"/>
      <w:jc w:val="center"/>
    </w:pPr>
    <w:rPr>
      <w:rFonts w:ascii="Times New Roman" w:hAnsi="Times New Roman"/>
      <w:b/>
      <w:color w:val="000000"/>
      <w:sz w:val="24"/>
      <w:szCs w:val="20"/>
      <w:lang w:bidi="ar-SA"/>
    </w:rPr>
  </w:style>
  <w:style w:type="paragraph" w:customStyle="1" w:styleId="CautionText">
    <w:name w:val="Caution Text"/>
    <w:basedOn w:val="Normal"/>
    <w:qFormat/>
    <w:rsid w:val="00533560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hd w:val="pct15" w:color="auto" w:fill="auto"/>
      <w:spacing w:after="0" w:line="312" w:lineRule="exact"/>
      <w:ind w:left="120" w:right="120"/>
    </w:pPr>
    <w:rPr>
      <w:rFonts w:ascii="Times New Roman" w:hAnsi="Times New Roman"/>
      <w:color w:val="000000"/>
      <w:sz w:val="24"/>
      <w:szCs w:val="20"/>
      <w:lang w:bidi="ar-SA"/>
    </w:rPr>
  </w:style>
  <w:style w:type="paragraph" w:customStyle="1" w:styleId="NoteText">
    <w:name w:val="Note Text"/>
    <w:basedOn w:val="Normal"/>
    <w:rsid w:val="00533560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pacing w:after="0" w:line="312" w:lineRule="exact"/>
      <w:ind w:left="120" w:right="120"/>
    </w:pPr>
    <w:rPr>
      <w:rFonts w:ascii="Times New Roman" w:hAnsi="Times New Roman"/>
      <w:color w:val="000000"/>
      <w:sz w:val="24"/>
      <w:szCs w:val="20"/>
      <w:lang w:bidi="ar-SA"/>
    </w:rPr>
  </w:style>
  <w:style w:type="paragraph" w:customStyle="1" w:styleId="Encabezadodenota1">
    <w:name w:val="Encabezado de nota1"/>
    <w:basedOn w:val="NoteText"/>
    <w:next w:val="NoteText"/>
    <w:rsid w:val="00533560"/>
    <w:pPr>
      <w:jc w:val="center"/>
    </w:pPr>
    <w:rPr>
      <w:b/>
      <w:caps/>
    </w:rPr>
  </w:style>
  <w:style w:type="paragraph" w:styleId="Sinespaciado">
    <w:name w:val="No Spacing"/>
    <w:uiPriority w:val="1"/>
    <w:qFormat/>
    <w:rsid w:val="00CC027A"/>
    <w:pPr>
      <w:spacing w:after="0" w:line="240" w:lineRule="auto"/>
    </w:pPr>
    <w:rPr>
      <w:rFonts w:ascii="Calibri" w:eastAsia="Times New Roman" w:hAnsi="Calibri" w:cs="Times New Roman"/>
      <w:lang w:val="en-US" w:bidi="en-US"/>
    </w:rPr>
  </w:style>
  <w:style w:type="paragraph" w:styleId="TtulodeTDC">
    <w:name w:val="TOC Heading"/>
    <w:basedOn w:val="Ttulo1"/>
    <w:next w:val="Normal"/>
    <w:uiPriority w:val="39"/>
    <w:unhideWhenUsed/>
    <w:qFormat/>
    <w:rsid w:val="000275DF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783367"/>
    <w:rPr>
      <w:rFonts w:ascii="Arial" w:eastAsia="Times New Roman" w:hAnsi="Arial" w:cs="Arial"/>
      <w:b/>
      <w:bCs/>
      <w:lang w:bidi="en-US"/>
    </w:rPr>
  </w:style>
  <w:style w:type="paragraph" w:styleId="TDC1">
    <w:name w:val="toc 1"/>
    <w:basedOn w:val="Normal"/>
    <w:next w:val="Normal"/>
    <w:autoRedefine/>
    <w:uiPriority w:val="39"/>
    <w:unhideWhenUsed/>
    <w:rsid w:val="00783367"/>
    <w:pPr>
      <w:spacing w:after="100"/>
    </w:pPr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783367"/>
    <w:pPr>
      <w:tabs>
        <w:tab w:val="right" w:leader="dot" w:pos="8778"/>
      </w:tabs>
      <w:spacing w:after="100"/>
      <w:ind w:left="426"/>
    </w:pPr>
    <w:rPr>
      <w:rFonts w:ascii="Arial" w:hAnsi="Arial"/>
      <w:sz w:val="20"/>
    </w:rPr>
  </w:style>
  <w:style w:type="character" w:styleId="Hipervnculo">
    <w:name w:val="Hyperlink"/>
    <w:basedOn w:val="Fuentedeprrafopredeter"/>
    <w:uiPriority w:val="99"/>
    <w:unhideWhenUsed/>
    <w:rsid w:val="00460F82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83367"/>
    <w:pPr>
      <w:spacing w:after="100"/>
      <w:ind w:left="440"/>
    </w:pPr>
    <w:rPr>
      <w:rFonts w:ascii="Arial" w:hAnsi="Arial"/>
      <w:sz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83367"/>
    <w:pPr>
      <w:spacing w:after="100"/>
      <w:ind w:left="660"/>
    </w:pPr>
    <w:rPr>
      <w:rFonts w:ascii="Arial" w:hAnsi="Arial"/>
      <w:sz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83367"/>
    <w:pPr>
      <w:spacing w:after="100"/>
      <w:ind w:left="880"/>
    </w:pPr>
    <w:rPr>
      <w:rFonts w:ascii="Arial" w:hAnsi="Arial"/>
      <w:sz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83367"/>
    <w:pPr>
      <w:spacing w:after="100"/>
      <w:ind w:left="1100"/>
    </w:pPr>
    <w:rPr>
      <w:rFonts w:ascii="Arial" w:hAnsi="Arial"/>
      <w:sz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83367"/>
    <w:pPr>
      <w:spacing w:after="100"/>
      <w:ind w:left="1320"/>
    </w:pPr>
    <w:rPr>
      <w:rFonts w:ascii="Arial" w:hAnsi="Arial"/>
      <w:sz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83367"/>
    <w:pPr>
      <w:spacing w:after="100"/>
      <w:ind w:left="1540"/>
    </w:pPr>
    <w:rPr>
      <w:rFonts w:ascii="Arial" w:hAnsi="Arial"/>
      <w:sz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83367"/>
    <w:pPr>
      <w:spacing w:after="100"/>
      <w:ind w:left="1760"/>
    </w:pPr>
    <w:rPr>
      <w:rFonts w:ascii="Arial" w:hAnsi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0B4BD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4BD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4BDE"/>
    <w:rPr>
      <w:rFonts w:ascii="Calibri" w:eastAsia="Times New Roman" w:hAnsi="Calibri" w:cs="Times New Roman"/>
      <w:sz w:val="20"/>
      <w:szCs w:val="20"/>
      <w:lang w:bidi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4BD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4BDE"/>
    <w:rPr>
      <w:rFonts w:ascii="Calibri" w:eastAsia="Times New Roman" w:hAnsi="Calibri" w:cs="Times New Roman"/>
      <w:b/>
      <w:bCs/>
      <w:sz w:val="20"/>
      <w:szCs w:val="20"/>
      <w:lang w:bidi="en-US"/>
    </w:rPr>
  </w:style>
  <w:style w:type="paragraph" w:customStyle="1" w:styleId="Default">
    <w:name w:val="Default"/>
    <w:rsid w:val="0096552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D44268"/>
    <w:pPr>
      <w:spacing w:before="120" w:after="240" w:line="240" w:lineRule="atLeast"/>
      <w:ind w:left="624"/>
      <w:jc w:val="both"/>
    </w:pPr>
    <w:rPr>
      <w:rFonts w:asciiTheme="minorHAnsi" w:hAnsiTheme="minorHAnsi"/>
      <w:spacing w:val="-5"/>
      <w:szCs w:val="20"/>
      <w:lang w:val="es-CO" w:bidi="ar-SA"/>
    </w:rPr>
  </w:style>
  <w:style w:type="character" w:customStyle="1" w:styleId="TextoindependienteCar">
    <w:name w:val="Texto independiente Car"/>
    <w:basedOn w:val="Fuentedeprrafopredeter"/>
    <w:link w:val="Textoindependiente"/>
    <w:rsid w:val="00D44268"/>
    <w:rPr>
      <w:rFonts w:eastAsia="Times New Roman" w:cs="Times New Roman"/>
      <w:spacing w:val="-5"/>
      <w:szCs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3.xml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732335-11CB-43FA-A1C2-2B48F917D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2296</Words>
  <Characters>12633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Adriana Graciela Melena Heredia</dc:creator>
  <cp:lastModifiedBy>Jakeline E. Palacios M.</cp:lastModifiedBy>
  <cp:revision>3</cp:revision>
  <cp:lastPrinted>2014-06-10T21:24:00Z</cp:lastPrinted>
  <dcterms:created xsi:type="dcterms:W3CDTF">2015-01-06T17:43:00Z</dcterms:created>
  <dcterms:modified xsi:type="dcterms:W3CDTF">2015-01-06T17:45:00Z</dcterms:modified>
</cp:coreProperties>
</file>